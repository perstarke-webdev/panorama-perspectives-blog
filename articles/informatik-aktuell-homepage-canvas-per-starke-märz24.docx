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F50C8" w14:textId="67980828" w:rsidR="008F4F1C" w:rsidRPr="008F4F1C" w:rsidRDefault="008F4F1C">
      <w:pPr>
        <w:pStyle w:val="Inhaltsverzeichnisberschrift"/>
        <w:rPr>
          <w:rFonts w:ascii="Calibri" w:eastAsiaTheme="minorHAnsi" w:hAnsi="Calibri" w:cs="Calibri"/>
          <w:color w:val="auto"/>
          <w:kern w:val="2"/>
          <w:sz w:val="24"/>
          <w:szCs w:val="24"/>
          <w:lang w:eastAsia="en-US"/>
          <w14:ligatures w14:val="standardContextual"/>
        </w:rPr>
      </w:pPr>
      <w:r w:rsidRPr="008F4F1C">
        <w:rPr>
          <w:rFonts w:ascii="Calibri" w:eastAsiaTheme="minorHAnsi" w:hAnsi="Calibri" w:cs="Calibri"/>
          <w:color w:val="auto"/>
          <w:kern w:val="2"/>
          <w:sz w:val="24"/>
          <w:szCs w:val="24"/>
          <w:lang w:eastAsia="en-US"/>
          <w14:ligatures w14:val="standardContextual"/>
        </w:rPr>
        <w:t>Arbeitstitel:</w:t>
      </w:r>
    </w:p>
    <w:p w14:paraId="4A8BBFB3" w14:textId="69FA82D4" w:rsidR="008F4F1C" w:rsidRPr="005546D3" w:rsidRDefault="008F4F1C" w:rsidP="008F4F1C">
      <w:r w:rsidRPr="005546D3">
        <w:t>Der Homepage Canvas: Strategische Website-Planung</w:t>
      </w:r>
    </w:p>
    <w:p w14:paraId="69F53241" w14:textId="37CC769E" w:rsidR="00492BF4" w:rsidRPr="005546D3" w:rsidRDefault="00492BF4">
      <w:pPr>
        <w:pStyle w:val="Inhaltsverzeichnisberschrift"/>
        <w:rPr>
          <w:rFonts w:ascii="Calibri" w:eastAsiaTheme="minorHAnsi" w:hAnsi="Calibri" w:cs="Calibri"/>
          <w:color w:val="auto"/>
          <w:kern w:val="2"/>
          <w:sz w:val="24"/>
          <w:szCs w:val="24"/>
          <w:lang w:eastAsia="en-US"/>
          <w14:ligatures w14:val="standardContextual"/>
        </w:rPr>
      </w:pPr>
      <w:r w:rsidRPr="005546D3">
        <w:rPr>
          <w:rFonts w:ascii="Calibri" w:eastAsiaTheme="minorHAnsi" w:hAnsi="Calibri" w:cs="Calibri"/>
          <w:color w:val="auto"/>
          <w:kern w:val="2"/>
          <w:sz w:val="24"/>
          <w:szCs w:val="24"/>
          <w:lang w:eastAsia="en-US"/>
          <w14:ligatures w14:val="standardContextual"/>
        </w:rPr>
        <w:t>Abstract:</w:t>
      </w:r>
    </w:p>
    <w:p w14:paraId="7BCF71E0" w14:textId="2517D43E" w:rsidR="00330985" w:rsidRDefault="00492BF4" w:rsidP="00492BF4">
      <w:pPr>
        <w:rPr>
          <w:rFonts w:ascii="Calibri" w:hAnsi="Calibri" w:cs="Calibri"/>
        </w:rPr>
      </w:pPr>
      <w:r w:rsidRPr="00330985">
        <w:rPr>
          <w:rFonts w:ascii="Calibri" w:hAnsi="Calibri" w:cs="Calibri"/>
        </w:rPr>
        <w:t xml:space="preserve">Der Homepage Canvas vereinfacht die Kommunikation </w:t>
      </w:r>
      <w:r w:rsidR="00330985">
        <w:rPr>
          <w:rFonts w:ascii="Calibri" w:hAnsi="Calibri" w:cs="Calibri"/>
        </w:rPr>
        <w:t xml:space="preserve">bei der Entwicklung </w:t>
      </w:r>
      <w:r w:rsidR="00F702B9">
        <w:rPr>
          <w:rFonts w:ascii="Calibri" w:hAnsi="Calibri" w:cs="Calibri"/>
        </w:rPr>
        <w:t>neuer</w:t>
      </w:r>
      <w:r w:rsidR="00330985">
        <w:rPr>
          <w:rFonts w:ascii="Calibri" w:hAnsi="Calibri" w:cs="Calibri"/>
        </w:rPr>
        <w:t xml:space="preserve"> Website</w:t>
      </w:r>
      <w:r w:rsidR="00F702B9">
        <w:rPr>
          <w:rFonts w:ascii="Calibri" w:hAnsi="Calibri" w:cs="Calibri"/>
        </w:rPr>
        <w:t>s</w:t>
      </w:r>
      <w:r w:rsidR="00330985">
        <w:rPr>
          <w:rFonts w:ascii="Calibri" w:hAnsi="Calibri" w:cs="Calibri"/>
        </w:rPr>
        <w:t xml:space="preserve">. Er verbindet die </w:t>
      </w:r>
      <w:r w:rsidR="00F702B9">
        <w:rPr>
          <w:rFonts w:ascii="Calibri" w:hAnsi="Calibri" w:cs="Calibri"/>
        </w:rPr>
        <w:t xml:space="preserve">Zielsetzungen und Anforderungen von </w:t>
      </w:r>
      <w:r w:rsidR="00330985">
        <w:rPr>
          <w:rFonts w:ascii="Calibri" w:hAnsi="Calibri" w:cs="Calibri"/>
        </w:rPr>
        <w:t xml:space="preserve">Kund*Innen mit dem </w:t>
      </w:r>
      <w:r w:rsidR="00F702B9">
        <w:rPr>
          <w:rFonts w:ascii="Calibri" w:hAnsi="Calibri" w:cs="Calibri"/>
        </w:rPr>
        <w:t>technischen Know-How von Entwicklungsteams</w:t>
      </w:r>
      <w:r w:rsidR="00330985">
        <w:rPr>
          <w:rFonts w:ascii="Calibri" w:hAnsi="Calibri" w:cs="Calibri"/>
        </w:rPr>
        <w:t>.</w:t>
      </w:r>
      <w:r w:rsidRPr="00330985">
        <w:rPr>
          <w:rFonts w:ascii="Calibri" w:hAnsi="Calibri" w:cs="Calibri"/>
        </w:rPr>
        <w:t xml:space="preserve"> </w:t>
      </w:r>
    </w:p>
    <w:p w14:paraId="6CCD88B3" w14:textId="77777777" w:rsidR="00330985" w:rsidRDefault="00330985" w:rsidP="00492BF4">
      <w:pPr>
        <w:rPr>
          <w:rFonts w:ascii="Calibri" w:hAnsi="Calibri" w:cs="Calibri"/>
        </w:rPr>
      </w:pPr>
    </w:p>
    <w:p w14:paraId="367FE6B1" w14:textId="7BBA79C4" w:rsidR="00330985" w:rsidRDefault="00330985" w:rsidP="00492BF4">
      <w:pPr>
        <w:rPr>
          <w:rFonts w:ascii="Calibri" w:hAnsi="Calibri" w:cs="Calibri"/>
          <w:b/>
          <w:bCs/>
        </w:rPr>
      </w:pPr>
      <w:r w:rsidRPr="00330985">
        <w:rPr>
          <w:rFonts w:ascii="Calibri" w:hAnsi="Calibri" w:cs="Calibri"/>
          <w:b/>
          <w:bCs/>
        </w:rPr>
        <w:t>Autoren-Vita:</w:t>
      </w:r>
    </w:p>
    <w:p w14:paraId="581ACF5E" w14:textId="3743D413" w:rsidR="00330985" w:rsidRDefault="00330985" w:rsidP="00492BF4">
      <w:pPr>
        <w:rPr>
          <w:rFonts w:ascii="Calibri" w:hAnsi="Calibri" w:cs="Calibri"/>
        </w:rPr>
      </w:pPr>
      <w:r>
        <w:rPr>
          <w:rFonts w:ascii="Calibri" w:hAnsi="Calibri" w:cs="Calibri"/>
        </w:rPr>
        <w:t>Per Starke</w:t>
      </w:r>
      <w:r w:rsidR="00F702B9">
        <w:rPr>
          <w:rFonts w:ascii="Calibri" w:hAnsi="Calibri" w:cs="Calibri"/>
        </w:rPr>
        <w:t xml:space="preserve"> hat einen Bachelor in Cognitive Science und studiert </w:t>
      </w:r>
      <w:r>
        <w:rPr>
          <w:rFonts w:ascii="Calibri" w:hAnsi="Calibri" w:cs="Calibri"/>
        </w:rPr>
        <w:t>Angewandte Informatik im Master</w:t>
      </w:r>
      <w:r w:rsidR="00F702B9">
        <w:rPr>
          <w:rFonts w:ascii="Calibri" w:hAnsi="Calibri" w:cs="Calibri"/>
        </w:rPr>
        <w:t>. Nebenbei arbeitet er als freiberuflicher Webentwickler</w:t>
      </w:r>
      <w:ins w:id="0" w:author="Per Starke" w:date="2024-03-04T09:20:00Z">
        <w:r w:rsidR="00385D03">
          <w:rPr>
            <w:rFonts w:ascii="Calibri" w:hAnsi="Calibri" w:cs="Calibri"/>
          </w:rPr>
          <w:t xml:space="preserve"> und im Digital Research &amp; Development</w:t>
        </w:r>
      </w:ins>
      <w:ins w:id="1" w:author="Per Starke" w:date="2024-03-03T14:46:00Z">
        <w:r w:rsidR="005546D3">
          <w:rPr>
            <w:rFonts w:ascii="Calibri" w:hAnsi="Calibri" w:cs="Calibri"/>
          </w:rPr>
          <w:t>.</w:t>
        </w:r>
      </w:ins>
    </w:p>
    <w:p w14:paraId="77E78E80" w14:textId="77777777" w:rsidR="00330985" w:rsidRDefault="00330985" w:rsidP="00492BF4">
      <w:pPr>
        <w:rPr>
          <w:rFonts w:ascii="Calibri" w:hAnsi="Calibri" w:cs="Calibri"/>
        </w:rPr>
      </w:pPr>
    </w:p>
    <w:p w14:paraId="48F78C34" w14:textId="0D62E736" w:rsidR="00330985" w:rsidRDefault="00CB3A03" w:rsidP="00492BF4">
      <w:pPr>
        <w:rPr>
          <w:rFonts w:ascii="Calibri" w:hAnsi="Calibri" w:cs="Calibri"/>
        </w:rPr>
      </w:pPr>
      <w:r>
        <w:rPr>
          <w:rFonts w:ascii="Calibri" w:hAnsi="Calibri" w:cs="Calibri"/>
        </w:rPr>
        <w:t>(</w:t>
      </w:r>
      <w:r w:rsidR="00330985">
        <w:rPr>
          <w:rFonts w:ascii="Calibri" w:hAnsi="Calibri" w:cs="Calibri"/>
        </w:rPr>
        <w:t>Foto: per-starke.jpg</w:t>
      </w:r>
      <w:r>
        <w:rPr>
          <w:rFonts w:ascii="Calibri" w:hAnsi="Calibri" w:cs="Calibri"/>
        </w:rPr>
        <w:t>)</w:t>
      </w:r>
    </w:p>
    <w:p w14:paraId="46F1E517" w14:textId="77777777" w:rsidR="00330985" w:rsidRDefault="00330985" w:rsidP="00492BF4">
      <w:pPr>
        <w:rPr>
          <w:rFonts w:ascii="Calibri" w:hAnsi="Calibri" w:cs="Calibri"/>
        </w:rPr>
      </w:pPr>
    </w:p>
    <w:p w14:paraId="664ECCE1" w14:textId="77777777" w:rsidR="00CF7294" w:rsidRDefault="00330985" w:rsidP="00492BF4">
      <w:pPr>
        <w:rPr>
          <w:rFonts w:ascii="Calibri" w:hAnsi="Calibri" w:cs="Calibri"/>
        </w:rPr>
      </w:pPr>
      <w:r>
        <w:rPr>
          <w:rFonts w:ascii="Calibri" w:hAnsi="Calibri" w:cs="Calibri"/>
        </w:rPr>
        <w:t>Links:</w:t>
      </w:r>
    </w:p>
    <w:p w14:paraId="05A6A2C6" w14:textId="2334734B" w:rsidR="00330985" w:rsidRPr="00CF7294" w:rsidRDefault="00CF7294" w:rsidP="00492BF4">
      <w:pPr>
        <w:rPr>
          <w:rFonts w:ascii="Calibri" w:hAnsi="Calibri" w:cs="Calibri"/>
          <w:lang w:val="en-US"/>
        </w:rPr>
      </w:pPr>
      <w:r w:rsidRPr="00CF7294">
        <w:rPr>
          <w:rFonts w:ascii="Calibri" w:hAnsi="Calibri" w:cs="Calibri"/>
          <w:lang w:val="en-US"/>
        </w:rPr>
        <w:t>Mail: per@starke-team.de</w:t>
      </w:r>
      <w:r w:rsidR="00330985" w:rsidRPr="00CF7294">
        <w:rPr>
          <w:rFonts w:ascii="Calibri" w:hAnsi="Calibri" w:cs="Calibri"/>
          <w:lang w:val="en-US"/>
        </w:rPr>
        <w:br/>
      </w:r>
      <w:hyperlink r:id="rId6" w:history="1">
        <w:r w:rsidR="00330985" w:rsidRPr="00CF7294">
          <w:rPr>
            <w:rStyle w:val="Hyperlink"/>
            <w:rFonts w:ascii="Calibri" w:hAnsi="Calibri" w:cs="Calibri"/>
            <w:lang w:val="en-US"/>
          </w:rPr>
          <w:t>https://perstarke-webdev.de/</w:t>
        </w:r>
      </w:hyperlink>
    </w:p>
    <w:p w14:paraId="7A7BE5EF" w14:textId="2321FF63" w:rsidR="00330985" w:rsidRDefault="00000000" w:rsidP="00492BF4">
      <w:pPr>
        <w:rPr>
          <w:rFonts w:ascii="Calibri" w:hAnsi="Calibri" w:cs="Calibri"/>
        </w:rPr>
      </w:pPr>
      <w:hyperlink r:id="rId7" w:history="1">
        <w:r w:rsidR="00330985" w:rsidRPr="00140B7C">
          <w:rPr>
            <w:rStyle w:val="Hyperlink"/>
            <w:rFonts w:ascii="Calibri" w:hAnsi="Calibri" w:cs="Calibri"/>
          </w:rPr>
          <w:t>https://www.instagram.com/perstarke_webdev/</w:t>
        </w:r>
      </w:hyperlink>
    </w:p>
    <w:p w14:paraId="4F5D9F4F" w14:textId="60410BF9" w:rsidR="00330985" w:rsidRDefault="00000000" w:rsidP="00492BF4">
      <w:pPr>
        <w:rPr>
          <w:rFonts w:ascii="Calibri" w:hAnsi="Calibri" w:cs="Calibri"/>
        </w:rPr>
      </w:pPr>
      <w:hyperlink r:id="rId8" w:history="1">
        <w:r w:rsidR="00330985" w:rsidRPr="00140B7C">
          <w:rPr>
            <w:rStyle w:val="Hyperlink"/>
            <w:rFonts w:ascii="Calibri" w:hAnsi="Calibri" w:cs="Calibri"/>
          </w:rPr>
          <w:t>https://www.instagram.com/per.starke/</w:t>
        </w:r>
      </w:hyperlink>
    </w:p>
    <w:p w14:paraId="3B3E0FC0" w14:textId="23F8BD8B" w:rsidR="00330985" w:rsidRDefault="00000000" w:rsidP="00492BF4">
      <w:pPr>
        <w:rPr>
          <w:rFonts w:ascii="Calibri" w:hAnsi="Calibri" w:cs="Calibri"/>
        </w:rPr>
      </w:pPr>
      <w:hyperlink r:id="rId9" w:history="1">
        <w:r w:rsidR="00330985" w:rsidRPr="00140B7C">
          <w:rPr>
            <w:rStyle w:val="Hyperlink"/>
            <w:rFonts w:ascii="Calibri" w:hAnsi="Calibri" w:cs="Calibri"/>
          </w:rPr>
          <w:t>https://dev.to/per-starke-642</w:t>
        </w:r>
      </w:hyperlink>
    </w:p>
    <w:p w14:paraId="04DDC131" w14:textId="77777777" w:rsidR="00330985" w:rsidRPr="00330985" w:rsidRDefault="00330985" w:rsidP="00492BF4">
      <w:pPr>
        <w:rPr>
          <w:rFonts w:ascii="Calibri" w:hAnsi="Calibri" w:cs="Calibri"/>
        </w:rPr>
      </w:pPr>
    </w:p>
    <w:sdt>
      <w:sdtPr>
        <w:rPr>
          <w:rFonts w:asciiTheme="minorHAnsi" w:eastAsiaTheme="minorHAnsi" w:hAnsiTheme="minorHAnsi" w:cstheme="minorBidi"/>
          <w:b w:val="0"/>
          <w:bCs w:val="0"/>
          <w:color w:val="auto"/>
          <w:kern w:val="2"/>
          <w:sz w:val="24"/>
          <w:szCs w:val="24"/>
          <w:lang w:eastAsia="en-US"/>
          <w14:ligatures w14:val="standardContextual"/>
        </w:rPr>
        <w:id w:val="-1491398707"/>
        <w:docPartObj>
          <w:docPartGallery w:val="Table of Contents"/>
          <w:docPartUnique/>
        </w:docPartObj>
      </w:sdtPr>
      <w:sdtEndPr>
        <w:rPr>
          <w:noProof/>
        </w:rPr>
      </w:sdtEndPr>
      <w:sdtContent>
        <w:p w14:paraId="3D9D810B" w14:textId="7799FFBF" w:rsidR="00935D59" w:rsidRPr="00492BF4" w:rsidRDefault="00935D59">
          <w:pPr>
            <w:pStyle w:val="Inhaltsverzeichnisberschrift"/>
            <w:rPr>
              <w:rFonts w:asciiTheme="minorHAnsi" w:eastAsiaTheme="minorHAnsi" w:hAnsiTheme="minorHAnsi" w:cstheme="minorBidi"/>
              <w:b w:val="0"/>
              <w:bCs w:val="0"/>
              <w:color w:val="auto"/>
              <w:kern w:val="2"/>
              <w:sz w:val="24"/>
              <w:szCs w:val="24"/>
              <w:lang w:eastAsia="en-US"/>
              <w14:ligatures w14:val="standardContextual"/>
            </w:rPr>
          </w:pPr>
          <w:r>
            <w:t>Inhaltsverzeichnis</w:t>
          </w:r>
        </w:p>
        <w:p w14:paraId="1596B2AA" w14:textId="3D7F5936" w:rsidR="00097F82" w:rsidRDefault="00935D59">
          <w:pPr>
            <w:pStyle w:val="Verzeichnis2"/>
            <w:rPr>
              <w:rFonts w:eastAsiaTheme="minorEastAsia"/>
              <w:i w:val="0"/>
              <w:iCs w:val="0"/>
              <w:noProof/>
              <w:sz w:val="24"/>
              <w:szCs w:val="24"/>
              <w:lang w:eastAsia="de-DE"/>
            </w:rPr>
          </w:pPr>
          <w:r>
            <w:fldChar w:fldCharType="begin"/>
          </w:r>
          <w:r>
            <w:instrText>TOC \o "1-3" \h \z \u</w:instrText>
          </w:r>
          <w:r>
            <w:fldChar w:fldCharType="separate"/>
          </w:r>
          <w:hyperlink w:anchor="_Toc160442361" w:history="1">
            <w:r w:rsidR="00097F82" w:rsidRPr="00EF48BF">
              <w:rPr>
                <w:rStyle w:val="Hyperlink"/>
                <w:rFonts w:ascii="Calibri" w:hAnsi="Calibri" w:cs="Calibri"/>
                <w:noProof/>
              </w:rPr>
              <w:t>Der Homepage Canvas: Praktische Hilfe für strategische Website-Planung</w:t>
            </w:r>
            <w:r w:rsidR="00097F82">
              <w:rPr>
                <w:noProof/>
                <w:webHidden/>
              </w:rPr>
              <w:tab/>
            </w:r>
            <w:r w:rsidR="00097F82">
              <w:rPr>
                <w:noProof/>
                <w:webHidden/>
              </w:rPr>
              <w:fldChar w:fldCharType="begin"/>
            </w:r>
            <w:r w:rsidR="00097F82">
              <w:rPr>
                <w:noProof/>
                <w:webHidden/>
              </w:rPr>
              <w:instrText xml:space="preserve"> PAGEREF _Toc160442361 \h </w:instrText>
            </w:r>
            <w:r w:rsidR="00097F82">
              <w:rPr>
                <w:noProof/>
                <w:webHidden/>
              </w:rPr>
            </w:r>
            <w:r w:rsidR="00097F82">
              <w:rPr>
                <w:noProof/>
                <w:webHidden/>
              </w:rPr>
              <w:fldChar w:fldCharType="separate"/>
            </w:r>
            <w:r w:rsidR="009529A7">
              <w:rPr>
                <w:noProof/>
                <w:webHidden/>
              </w:rPr>
              <w:t>2</w:t>
            </w:r>
            <w:r w:rsidR="00097F82">
              <w:rPr>
                <w:noProof/>
                <w:webHidden/>
              </w:rPr>
              <w:fldChar w:fldCharType="end"/>
            </w:r>
          </w:hyperlink>
        </w:p>
        <w:p w14:paraId="5150F1AF" w14:textId="41B90D9C" w:rsidR="00097F82" w:rsidRDefault="00097F82">
          <w:pPr>
            <w:pStyle w:val="Verzeichnis2"/>
            <w:rPr>
              <w:rFonts w:eastAsiaTheme="minorEastAsia"/>
              <w:i w:val="0"/>
              <w:iCs w:val="0"/>
              <w:noProof/>
              <w:sz w:val="24"/>
              <w:szCs w:val="24"/>
              <w:lang w:eastAsia="de-DE"/>
            </w:rPr>
          </w:pPr>
          <w:hyperlink w:anchor="_Toc160442362" w:history="1">
            <w:r w:rsidRPr="00EF48BF">
              <w:rPr>
                <w:rStyle w:val="Hyperlink"/>
                <w:rFonts w:ascii="Calibri" w:hAnsi="Calibri" w:cs="Calibri"/>
                <w:noProof/>
              </w:rPr>
              <w:t>Konzept eines Canvas</w:t>
            </w:r>
            <w:r>
              <w:rPr>
                <w:noProof/>
                <w:webHidden/>
              </w:rPr>
              <w:tab/>
            </w:r>
            <w:r>
              <w:rPr>
                <w:noProof/>
                <w:webHidden/>
              </w:rPr>
              <w:fldChar w:fldCharType="begin"/>
            </w:r>
            <w:r>
              <w:rPr>
                <w:noProof/>
                <w:webHidden/>
              </w:rPr>
              <w:instrText xml:space="preserve"> PAGEREF _Toc160442362 \h </w:instrText>
            </w:r>
            <w:r>
              <w:rPr>
                <w:noProof/>
                <w:webHidden/>
              </w:rPr>
            </w:r>
            <w:r>
              <w:rPr>
                <w:noProof/>
                <w:webHidden/>
              </w:rPr>
              <w:fldChar w:fldCharType="separate"/>
            </w:r>
            <w:r w:rsidR="009529A7">
              <w:rPr>
                <w:noProof/>
                <w:webHidden/>
              </w:rPr>
              <w:t>3</w:t>
            </w:r>
            <w:r>
              <w:rPr>
                <w:noProof/>
                <w:webHidden/>
              </w:rPr>
              <w:fldChar w:fldCharType="end"/>
            </w:r>
          </w:hyperlink>
        </w:p>
        <w:p w14:paraId="29549CD2" w14:textId="40E9DB5F" w:rsidR="00097F82" w:rsidRDefault="00097F82">
          <w:pPr>
            <w:pStyle w:val="Verzeichnis2"/>
            <w:rPr>
              <w:rFonts w:eastAsiaTheme="minorEastAsia"/>
              <w:i w:val="0"/>
              <w:iCs w:val="0"/>
              <w:noProof/>
              <w:sz w:val="24"/>
              <w:szCs w:val="24"/>
              <w:lang w:eastAsia="de-DE"/>
            </w:rPr>
          </w:pPr>
          <w:hyperlink w:anchor="_Toc160442363" w:history="1">
            <w:r w:rsidRPr="00EF48BF">
              <w:rPr>
                <w:rStyle w:val="Hyperlink"/>
                <w:rFonts w:ascii="Calibri" w:hAnsi="Calibri" w:cs="Calibri"/>
                <w:noProof/>
              </w:rPr>
              <w:t>Der Homepage Canvas</w:t>
            </w:r>
            <w:r>
              <w:rPr>
                <w:noProof/>
                <w:webHidden/>
              </w:rPr>
              <w:tab/>
            </w:r>
            <w:r>
              <w:rPr>
                <w:noProof/>
                <w:webHidden/>
              </w:rPr>
              <w:fldChar w:fldCharType="begin"/>
            </w:r>
            <w:r>
              <w:rPr>
                <w:noProof/>
                <w:webHidden/>
              </w:rPr>
              <w:instrText xml:space="preserve"> PAGEREF _Toc160442363 \h </w:instrText>
            </w:r>
            <w:r>
              <w:rPr>
                <w:noProof/>
                <w:webHidden/>
              </w:rPr>
            </w:r>
            <w:r>
              <w:rPr>
                <w:noProof/>
                <w:webHidden/>
              </w:rPr>
              <w:fldChar w:fldCharType="separate"/>
            </w:r>
            <w:r w:rsidR="009529A7">
              <w:rPr>
                <w:noProof/>
                <w:webHidden/>
              </w:rPr>
              <w:t>4</w:t>
            </w:r>
            <w:r>
              <w:rPr>
                <w:noProof/>
                <w:webHidden/>
              </w:rPr>
              <w:fldChar w:fldCharType="end"/>
            </w:r>
          </w:hyperlink>
        </w:p>
        <w:p w14:paraId="2E10DA64" w14:textId="7995E0FD" w:rsidR="00097F82" w:rsidRDefault="00097F82">
          <w:pPr>
            <w:pStyle w:val="Verzeichnis3"/>
            <w:tabs>
              <w:tab w:val="right" w:leader="dot" w:pos="9056"/>
            </w:tabs>
            <w:rPr>
              <w:rFonts w:eastAsiaTheme="minorEastAsia"/>
              <w:noProof/>
              <w:sz w:val="24"/>
              <w:szCs w:val="24"/>
              <w:lang w:eastAsia="de-DE"/>
            </w:rPr>
          </w:pPr>
          <w:hyperlink w:anchor="_Toc160442364" w:history="1">
            <w:r w:rsidRPr="00EF48BF">
              <w:rPr>
                <w:rStyle w:val="Hyperlink"/>
                <w:rFonts w:ascii="Calibri" w:hAnsi="Calibri" w:cs="Calibri"/>
                <w:noProof/>
              </w:rPr>
              <w:t>Inhaltliche Strategie</w:t>
            </w:r>
            <w:r>
              <w:rPr>
                <w:noProof/>
                <w:webHidden/>
              </w:rPr>
              <w:tab/>
            </w:r>
            <w:r>
              <w:rPr>
                <w:noProof/>
                <w:webHidden/>
              </w:rPr>
              <w:fldChar w:fldCharType="begin"/>
            </w:r>
            <w:r>
              <w:rPr>
                <w:noProof/>
                <w:webHidden/>
              </w:rPr>
              <w:instrText xml:space="preserve"> PAGEREF _Toc160442364 \h </w:instrText>
            </w:r>
            <w:r>
              <w:rPr>
                <w:noProof/>
                <w:webHidden/>
              </w:rPr>
            </w:r>
            <w:r>
              <w:rPr>
                <w:noProof/>
                <w:webHidden/>
              </w:rPr>
              <w:fldChar w:fldCharType="separate"/>
            </w:r>
            <w:r w:rsidR="009529A7">
              <w:rPr>
                <w:noProof/>
                <w:webHidden/>
              </w:rPr>
              <w:t>5</w:t>
            </w:r>
            <w:r>
              <w:rPr>
                <w:noProof/>
                <w:webHidden/>
              </w:rPr>
              <w:fldChar w:fldCharType="end"/>
            </w:r>
          </w:hyperlink>
        </w:p>
        <w:p w14:paraId="5796E759" w14:textId="47E051B7" w:rsidR="00097F82" w:rsidRDefault="00097F82">
          <w:pPr>
            <w:pStyle w:val="Verzeichnis3"/>
            <w:tabs>
              <w:tab w:val="right" w:leader="dot" w:pos="9056"/>
            </w:tabs>
            <w:rPr>
              <w:rFonts w:eastAsiaTheme="minorEastAsia"/>
              <w:noProof/>
              <w:sz w:val="24"/>
              <w:szCs w:val="24"/>
              <w:lang w:eastAsia="de-DE"/>
            </w:rPr>
          </w:pPr>
          <w:hyperlink w:anchor="_Toc160442365" w:history="1">
            <w:r w:rsidRPr="00EF48BF">
              <w:rPr>
                <w:rStyle w:val="Hyperlink"/>
                <w:rFonts w:ascii="Calibri" w:hAnsi="Calibri" w:cs="Calibri"/>
                <w:noProof/>
              </w:rPr>
              <w:t>Stil</w:t>
            </w:r>
            <w:r>
              <w:rPr>
                <w:noProof/>
                <w:webHidden/>
              </w:rPr>
              <w:tab/>
            </w:r>
            <w:r>
              <w:rPr>
                <w:noProof/>
                <w:webHidden/>
              </w:rPr>
              <w:fldChar w:fldCharType="begin"/>
            </w:r>
            <w:r>
              <w:rPr>
                <w:noProof/>
                <w:webHidden/>
              </w:rPr>
              <w:instrText xml:space="preserve"> PAGEREF _Toc160442365 \h </w:instrText>
            </w:r>
            <w:r>
              <w:rPr>
                <w:noProof/>
                <w:webHidden/>
              </w:rPr>
            </w:r>
            <w:r>
              <w:rPr>
                <w:noProof/>
                <w:webHidden/>
              </w:rPr>
              <w:fldChar w:fldCharType="separate"/>
            </w:r>
            <w:r w:rsidR="009529A7">
              <w:rPr>
                <w:noProof/>
                <w:webHidden/>
              </w:rPr>
              <w:t>6</w:t>
            </w:r>
            <w:r>
              <w:rPr>
                <w:noProof/>
                <w:webHidden/>
              </w:rPr>
              <w:fldChar w:fldCharType="end"/>
            </w:r>
          </w:hyperlink>
        </w:p>
        <w:p w14:paraId="533623F0" w14:textId="6B36978A" w:rsidR="00097F82" w:rsidRDefault="00097F82">
          <w:pPr>
            <w:pStyle w:val="Verzeichnis3"/>
            <w:tabs>
              <w:tab w:val="right" w:leader="dot" w:pos="9056"/>
            </w:tabs>
            <w:rPr>
              <w:rFonts w:eastAsiaTheme="minorEastAsia"/>
              <w:noProof/>
              <w:sz w:val="24"/>
              <w:szCs w:val="24"/>
              <w:lang w:eastAsia="de-DE"/>
            </w:rPr>
          </w:pPr>
          <w:hyperlink w:anchor="_Toc160442366" w:history="1">
            <w:r w:rsidRPr="00EF48BF">
              <w:rPr>
                <w:rStyle w:val="Hyperlink"/>
                <w:rFonts w:ascii="Calibri" w:hAnsi="Calibri" w:cs="Calibri"/>
                <w:noProof/>
              </w:rPr>
              <w:t>Organisatorisches</w:t>
            </w:r>
            <w:r>
              <w:rPr>
                <w:noProof/>
                <w:webHidden/>
              </w:rPr>
              <w:tab/>
            </w:r>
            <w:r>
              <w:rPr>
                <w:noProof/>
                <w:webHidden/>
              </w:rPr>
              <w:fldChar w:fldCharType="begin"/>
            </w:r>
            <w:r>
              <w:rPr>
                <w:noProof/>
                <w:webHidden/>
              </w:rPr>
              <w:instrText xml:space="preserve"> PAGEREF _Toc160442366 \h </w:instrText>
            </w:r>
            <w:r>
              <w:rPr>
                <w:noProof/>
                <w:webHidden/>
              </w:rPr>
            </w:r>
            <w:r>
              <w:rPr>
                <w:noProof/>
                <w:webHidden/>
              </w:rPr>
              <w:fldChar w:fldCharType="separate"/>
            </w:r>
            <w:r w:rsidR="009529A7">
              <w:rPr>
                <w:noProof/>
                <w:webHidden/>
              </w:rPr>
              <w:t>6</w:t>
            </w:r>
            <w:r>
              <w:rPr>
                <w:noProof/>
                <w:webHidden/>
              </w:rPr>
              <w:fldChar w:fldCharType="end"/>
            </w:r>
          </w:hyperlink>
        </w:p>
        <w:p w14:paraId="5F0D8986" w14:textId="179EBB4E" w:rsidR="00097F82" w:rsidRDefault="00097F82">
          <w:pPr>
            <w:pStyle w:val="Verzeichnis2"/>
            <w:rPr>
              <w:rFonts w:eastAsiaTheme="minorEastAsia"/>
              <w:i w:val="0"/>
              <w:iCs w:val="0"/>
              <w:noProof/>
              <w:sz w:val="24"/>
              <w:szCs w:val="24"/>
              <w:lang w:eastAsia="de-DE"/>
            </w:rPr>
          </w:pPr>
          <w:hyperlink w:anchor="_Toc160442367" w:history="1">
            <w:r w:rsidRPr="00EF48BF">
              <w:rPr>
                <w:rStyle w:val="Hyperlink"/>
                <w:rFonts w:ascii="Calibri" w:hAnsi="Calibri" w:cs="Calibri"/>
                <w:noProof/>
              </w:rPr>
              <w:t>Beispiele</w:t>
            </w:r>
            <w:r>
              <w:rPr>
                <w:noProof/>
                <w:webHidden/>
              </w:rPr>
              <w:tab/>
            </w:r>
            <w:r>
              <w:rPr>
                <w:noProof/>
                <w:webHidden/>
              </w:rPr>
              <w:fldChar w:fldCharType="begin"/>
            </w:r>
            <w:r>
              <w:rPr>
                <w:noProof/>
                <w:webHidden/>
              </w:rPr>
              <w:instrText xml:space="preserve"> PAGEREF _Toc160442367 \h </w:instrText>
            </w:r>
            <w:r>
              <w:rPr>
                <w:noProof/>
                <w:webHidden/>
              </w:rPr>
            </w:r>
            <w:r>
              <w:rPr>
                <w:noProof/>
                <w:webHidden/>
              </w:rPr>
              <w:fldChar w:fldCharType="separate"/>
            </w:r>
            <w:r w:rsidR="009529A7">
              <w:rPr>
                <w:noProof/>
                <w:webHidden/>
              </w:rPr>
              <w:t>6</w:t>
            </w:r>
            <w:r>
              <w:rPr>
                <w:noProof/>
                <w:webHidden/>
              </w:rPr>
              <w:fldChar w:fldCharType="end"/>
            </w:r>
          </w:hyperlink>
        </w:p>
        <w:p w14:paraId="2561C3A1" w14:textId="522D69F3" w:rsidR="00097F82" w:rsidRDefault="00097F82">
          <w:pPr>
            <w:pStyle w:val="Verzeichnis2"/>
            <w:rPr>
              <w:rFonts w:eastAsiaTheme="minorEastAsia"/>
              <w:i w:val="0"/>
              <w:iCs w:val="0"/>
              <w:noProof/>
              <w:sz w:val="24"/>
              <w:szCs w:val="24"/>
              <w:lang w:eastAsia="de-DE"/>
            </w:rPr>
          </w:pPr>
          <w:hyperlink w:anchor="_Toc160442368" w:history="1">
            <w:r w:rsidRPr="00EF48BF">
              <w:rPr>
                <w:rStyle w:val="Hyperlink"/>
                <w:rFonts w:ascii="Calibri" w:hAnsi="Calibri" w:cs="Calibri"/>
                <w:noProof/>
              </w:rPr>
              <w:t>Arbeiten mit dem Homepage Canvas</w:t>
            </w:r>
            <w:r>
              <w:rPr>
                <w:noProof/>
                <w:webHidden/>
              </w:rPr>
              <w:tab/>
            </w:r>
            <w:r>
              <w:rPr>
                <w:noProof/>
                <w:webHidden/>
              </w:rPr>
              <w:fldChar w:fldCharType="begin"/>
            </w:r>
            <w:r>
              <w:rPr>
                <w:noProof/>
                <w:webHidden/>
              </w:rPr>
              <w:instrText xml:space="preserve"> PAGEREF _Toc160442368 \h </w:instrText>
            </w:r>
            <w:r>
              <w:rPr>
                <w:noProof/>
                <w:webHidden/>
              </w:rPr>
            </w:r>
            <w:r>
              <w:rPr>
                <w:noProof/>
                <w:webHidden/>
              </w:rPr>
              <w:fldChar w:fldCharType="separate"/>
            </w:r>
            <w:r w:rsidR="009529A7">
              <w:rPr>
                <w:noProof/>
                <w:webHidden/>
              </w:rPr>
              <w:t>7</w:t>
            </w:r>
            <w:r>
              <w:rPr>
                <w:noProof/>
                <w:webHidden/>
              </w:rPr>
              <w:fldChar w:fldCharType="end"/>
            </w:r>
          </w:hyperlink>
        </w:p>
        <w:p w14:paraId="329ACB2F" w14:textId="30A2C568" w:rsidR="00097F82" w:rsidRDefault="00097F82">
          <w:pPr>
            <w:pStyle w:val="Verzeichnis3"/>
            <w:tabs>
              <w:tab w:val="right" w:leader="dot" w:pos="9056"/>
            </w:tabs>
            <w:rPr>
              <w:rFonts w:eastAsiaTheme="minorEastAsia"/>
              <w:noProof/>
              <w:sz w:val="24"/>
              <w:szCs w:val="24"/>
              <w:lang w:eastAsia="de-DE"/>
            </w:rPr>
          </w:pPr>
          <w:hyperlink w:anchor="_Toc160442369" w:history="1">
            <w:r w:rsidRPr="00EF48BF">
              <w:rPr>
                <w:rStyle w:val="Hyperlink"/>
                <w:rFonts w:ascii="Calibri" w:hAnsi="Calibri" w:cs="Calibri"/>
                <w:noProof/>
              </w:rPr>
              <w:t>Als Entwickler*In</w:t>
            </w:r>
            <w:r>
              <w:rPr>
                <w:noProof/>
                <w:webHidden/>
              </w:rPr>
              <w:tab/>
            </w:r>
            <w:r>
              <w:rPr>
                <w:noProof/>
                <w:webHidden/>
              </w:rPr>
              <w:fldChar w:fldCharType="begin"/>
            </w:r>
            <w:r>
              <w:rPr>
                <w:noProof/>
                <w:webHidden/>
              </w:rPr>
              <w:instrText xml:space="preserve"> PAGEREF _Toc160442369 \h </w:instrText>
            </w:r>
            <w:r>
              <w:rPr>
                <w:noProof/>
                <w:webHidden/>
              </w:rPr>
            </w:r>
            <w:r>
              <w:rPr>
                <w:noProof/>
                <w:webHidden/>
              </w:rPr>
              <w:fldChar w:fldCharType="separate"/>
            </w:r>
            <w:r w:rsidR="009529A7">
              <w:rPr>
                <w:noProof/>
                <w:webHidden/>
              </w:rPr>
              <w:t>7</w:t>
            </w:r>
            <w:r>
              <w:rPr>
                <w:noProof/>
                <w:webHidden/>
              </w:rPr>
              <w:fldChar w:fldCharType="end"/>
            </w:r>
          </w:hyperlink>
        </w:p>
        <w:p w14:paraId="77719FCA" w14:textId="00A9E289" w:rsidR="00097F82" w:rsidRDefault="00097F82">
          <w:pPr>
            <w:pStyle w:val="Verzeichnis3"/>
            <w:tabs>
              <w:tab w:val="right" w:leader="dot" w:pos="9056"/>
            </w:tabs>
            <w:rPr>
              <w:rFonts w:eastAsiaTheme="minorEastAsia"/>
              <w:noProof/>
              <w:sz w:val="24"/>
              <w:szCs w:val="24"/>
              <w:lang w:eastAsia="de-DE"/>
            </w:rPr>
          </w:pPr>
          <w:hyperlink w:anchor="_Toc160442370" w:history="1">
            <w:r w:rsidRPr="00EF48BF">
              <w:rPr>
                <w:rStyle w:val="Hyperlink"/>
                <w:rFonts w:ascii="Calibri" w:hAnsi="Calibri" w:cs="Calibri"/>
                <w:noProof/>
              </w:rPr>
              <w:t>Als Kund*In</w:t>
            </w:r>
            <w:r>
              <w:rPr>
                <w:noProof/>
                <w:webHidden/>
              </w:rPr>
              <w:tab/>
            </w:r>
            <w:r>
              <w:rPr>
                <w:noProof/>
                <w:webHidden/>
              </w:rPr>
              <w:fldChar w:fldCharType="begin"/>
            </w:r>
            <w:r>
              <w:rPr>
                <w:noProof/>
                <w:webHidden/>
              </w:rPr>
              <w:instrText xml:space="preserve"> PAGEREF _Toc160442370 \h </w:instrText>
            </w:r>
            <w:r>
              <w:rPr>
                <w:noProof/>
                <w:webHidden/>
              </w:rPr>
            </w:r>
            <w:r>
              <w:rPr>
                <w:noProof/>
                <w:webHidden/>
              </w:rPr>
              <w:fldChar w:fldCharType="separate"/>
            </w:r>
            <w:r w:rsidR="009529A7">
              <w:rPr>
                <w:noProof/>
                <w:webHidden/>
              </w:rPr>
              <w:t>8</w:t>
            </w:r>
            <w:r>
              <w:rPr>
                <w:noProof/>
                <w:webHidden/>
              </w:rPr>
              <w:fldChar w:fldCharType="end"/>
            </w:r>
          </w:hyperlink>
        </w:p>
        <w:p w14:paraId="5D0C00CB" w14:textId="7512D8F4" w:rsidR="00097F82" w:rsidRDefault="00097F82">
          <w:pPr>
            <w:pStyle w:val="Verzeichnis2"/>
            <w:rPr>
              <w:rFonts w:eastAsiaTheme="minorEastAsia"/>
              <w:i w:val="0"/>
              <w:iCs w:val="0"/>
              <w:noProof/>
              <w:sz w:val="24"/>
              <w:szCs w:val="24"/>
              <w:lang w:eastAsia="de-DE"/>
            </w:rPr>
          </w:pPr>
          <w:hyperlink w:anchor="_Toc160442371" w:history="1">
            <w:r w:rsidRPr="00EF48BF">
              <w:rPr>
                <w:rStyle w:val="Hyperlink"/>
                <w:rFonts w:ascii="Calibri" w:hAnsi="Calibri" w:cs="Calibri"/>
                <w:noProof/>
              </w:rPr>
              <w:t>Worauf warten Sie noch?</w:t>
            </w:r>
            <w:r>
              <w:rPr>
                <w:noProof/>
                <w:webHidden/>
              </w:rPr>
              <w:tab/>
            </w:r>
            <w:r>
              <w:rPr>
                <w:noProof/>
                <w:webHidden/>
              </w:rPr>
              <w:fldChar w:fldCharType="begin"/>
            </w:r>
            <w:r>
              <w:rPr>
                <w:noProof/>
                <w:webHidden/>
              </w:rPr>
              <w:instrText xml:space="preserve"> PAGEREF _Toc160442371 \h </w:instrText>
            </w:r>
            <w:r>
              <w:rPr>
                <w:noProof/>
                <w:webHidden/>
              </w:rPr>
            </w:r>
            <w:r>
              <w:rPr>
                <w:noProof/>
                <w:webHidden/>
              </w:rPr>
              <w:fldChar w:fldCharType="separate"/>
            </w:r>
            <w:r w:rsidR="009529A7">
              <w:rPr>
                <w:noProof/>
                <w:webHidden/>
              </w:rPr>
              <w:t>9</w:t>
            </w:r>
            <w:r>
              <w:rPr>
                <w:noProof/>
                <w:webHidden/>
              </w:rPr>
              <w:fldChar w:fldCharType="end"/>
            </w:r>
          </w:hyperlink>
        </w:p>
        <w:p w14:paraId="308741B1" w14:textId="51D40AB8" w:rsidR="00097F82" w:rsidRDefault="00097F82">
          <w:pPr>
            <w:pStyle w:val="Verzeichnis2"/>
            <w:rPr>
              <w:rFonts w:eastAsiaTheme="minorEastAsia"/>
              <w:i w:val="0"/>
              <w:iCs w:val="0"/>
              <w:noProof/>
              <w:sz w:val="24"/>
              <w:szCs w:val="24"/>
              <w:lang w:eastAsia="de-DE"/>
            </w:rPr>
          </w:pPr>
          <w:hyperlink w:anchor="_Toc160442372" w:history="1">
            <w:r w:rsidRPr="00EF48BF">
              <w:rPr>
                <w:rStyle w:val="Hyperlink"/>
                <w:rFonts w:ascii="Calibri" w:hAnsi="Calibri" w:cs="Calibri"/>
                <w:noProof/>
              </w:rPr>
              <w:t>Quellen</w:t>
            </w:r>
            <w:r>
              <w:rPr>
                <w:noProof/>
                <w:webHidden/>
              </w:rPr>
              <w:tab/>
            </w:r>
            <w:r>
              <w:rPr>
                <w:noProof/>
                <w:webHidden/>
              </w:rPr>
              <w:fldChar w:fldCharType="begin"/>
            </w:r>
            <w:r>
              <w:rPr>
                <w:noProof/>
                <w:webHidden/>
              </w:rPr>
              <w:instrText xml:space="preserve"> PAGEREF _Toc160442372 \h </w:instrText>
            </w:r>
            <w:r>
              <w:rPr>
                <w:noProof/>
                <w:webHidden/>
              </w:rPr>
            </w:r>
            <w:r>
              <w:rPr>
                <w:noProof/>
                <w:webHidden/>
              </w:rPr>
              <w:fldChar w:fldCharType="separate"/>
            </w:r>
            <w:r w:rsidR="009529A7">
              <w:rPr>
                <w:noProof/>
                <w:webHidden/>
              </w:rPr>
              <w:t>9</w:t>
            </w:r>
            <w:r>
              <w:rPr>
                <w:noProof/>
                <w:webHidden/>
              </w:rPr>
              <w:fldChar w:fldCharType="end"/>
            </w:r>
          </w:hyperlink>
        </w:p>
        <w:p w14:paraId="20606897" w14:textId="4FEFE3E3" w:rsidR="00935D59" w:rsidRPr="000268C7" w:rsidRDefault="00935D59" w:rsidP="000268C7">
          <w:r>
            <w:rPr>
              <w:b/>
              <w:bCs/>
              <w:noProof/>
            </w:rPr>
            <w:fldChar w:fldCharType="end"/>
          </w:r>
        </w:p>
      </w:sdtContent>
    </w:sdt>
    <w:p w14:paraId="676741F2" w14:textId="51CD777A" w:rsidR="00E901FF" w:rsidRPr="00935D59" w:rsidRDefault="00CE0BF9" w:rsidP="00C16A89">
      <w:pPr>
        <w:pStyle w:val="berschrift2"/>
        <w:spacing w:line="360" w:lineRule="auto"/>
        <w:rPr>
          <w:rFonts w:ascii="Calibri" w:hAnsi="Calibri" w:cs="Calibri"/>
        </w:rPr>
      </w:pPr>
      <w:bookmarkStart w:id="2" w:name="_Toc160442361"/>
      <w:r w:rsidRPr="00935D59">
        <w:rPr>
          <w:rFonts w:ascii="Calibri" w:hAnsi="Calibri" w:cs="Calibri"/>
        </w:rPr>
        <w:lastRenderedPageBreak/>
        <w:t xml:space="preserve">Der Homepage Canvas: </w:t>
      </w:r>
      <w:r w:rsidR="00F702B9">
        <w:rPr>
          <w:rFonts w:ascii="Calibri" w:hAnsi="Calibri" w:cs="Calibri"/>
        </w:rPr>
        <w:t xml:space="preserve">Praktische Hilfe </w:t>
      </w:r>
      <w:r w:rsidRPr="00935D59">
        <w:rPr>
          <w:rFonts w:ascii="Calibri" w:hAnsi="Calibri" w:cs="Calibri"/>
        </w:rPr>
        <w:t>für strategische Website</w:t>
      </w:r>
      <w:r w:rsidR="00141876">
        <w:rPr>
          <w:rFonts w:ascii="Calibri" w:hAnsi="Calibri" w:cs="Calibri"/>
        </w:rPr>
        <w:t>-P</w:t>
      </w:r>
      <w:r w:rsidRPr="00935D59">
        <w:rPr>
          <w:rFonts w:ascii="Calibri" w:hAnsi="Calibri" w:cs="Calibri"/>
        </w:rPr>
        <w:t>lanung</w:t>
      </w:r>
      <w:bookmarkEnd w:id="2"/>
      <w:r w:rsidRPr="00935D59">
        <w:rPr>
          <w:rFonts w:ascii="Calibri" w:hAnsi="Calibri" w:cs="Calibri"/>
        </w:rPr>
        <w:t xml:space="preserve"> </w:t>
      </w:r>
    </w:p>
    <w:p w14:paraId="754FCA3F" w14:textId="6EC9453A" w:rsidR="00CE0BF9" w:rsidRPr="00935D59" w:rsidRDefault="00CE0BF9" w:rsidP="00C16A89">
      <w:pPr>
        <w:spacing w:line="360" w:lineRule="auto"/>
        <w:jc w:val="both"/>
        <w:rPr>
          <w:rFonts w:ascii="Calibri" w:hAnsi="Calibri" w:cs="Calibri"/>
        </w:rPr>
      </w:pPr>
      <w:r w:rsidRPr="00935D59">
        <w:rPr>
          <w:rFonts w:ascii="Calibri" w:hAnsi="Calibri" w:cs="Calibri"/>
        </w:rPr>
        <w:t>In der Webentwicklung ist ein klarer Fahrplan oft der Unterschied zwischen einem erfolgreichen Projekt und einem, d</w:t>
      </w:r>
      <w:r w:rsidR="00AD2765" w:rsidRPr="00935D59">
        <w:rPr>
          <w:rFonts w:ascii="Calibri" w:hAnsi="Calibri" w:cs="Calibri"/>
        </w:rPr>
        <w:t>as</w:t>
      </w:r>
      <w:r w:rsidRPr="00935D59">
        <w:rPr>
          <w:rFonts w:ascii="Calibri" w:hAnsi="Calibri" w:cs="Calibri"/>
        </w:rPr>
        <w:t xml:space="preserve"> </w:t>
      </w:r>
      <w:r w:rsidR="00AD2765" w:rsidRPr="00935D59">
        <w:rPr>
          <w:rFonts w:ascii="Calibri" w:hAnsi="Calibri" w:cs="Calibri"/>
        </w:rPr>
        <w:t>hinter den Erwartungen zurückbleibt</w:t>
      </w:r>
      <w:r w:rsidRPr="00935D59">
        <w:rPr>
          <w:rFonts w:ascii="Calibri" w:hAnsi="Calibri" w:cs="Calibri"/>
        </w:rPr>
        <w:t xml:space="preserve">. </w:t>
      </w:r>
      <w:r w:rsidR="00F702B9">
        <w:rPr>
          <w:rFonts w:ascii="Calibri" w:hAnsi="Calibri" w:cs="Calibri"/>
        </w:rPr>
        <w:t>Strukturierte</w:t>
      </w:r>
      <w:r w:rsidR="00F702B9" w:rsidRPr="00935D59">
        <w:rPr>
          <w:rFonts w:ascii="Calibri" w:hAnsi="Calibri" w:cs="Calibri"/>
        </w:rPr>
        <w:t xml:space="preserve"> </w:t>
      </w:r>
      <w:r w:rsidRPr="00935D59">
        <w:rPr>
          <w:rFonts w:ascii="Calibri" w:hAnsi="Calibri" w:cs="Calibri"/>
        </w:rPr>
        <w:t xml:space="preserve">Kommunikation </w:t>
      </w:r>
      <w:r w:rsidR="00F702B9">
        <w:rPr>
          <w:rFonts w:ascii="Calibri" w:hAnsi="Calibri" w:cs="Calibri"/>
        </w:rPr>
        <w:t>der Ziele und Anforderungen an das Entwicklungsteam bildet die Grundlage</w:t>
      </w:r>
      <w:r w:rsidRPr="00935D59">
        <w:rPr>
          <w:rFonts w:ascii="Calibri" w:hAnsi="Calibri" w:cs="Calibri"/>
        </w:rPr>
        <w:t xml:space="preserve"> </w:t>
      </w:r>
      <w:r w:rsidR="00F702B9">
        <w:rPr>
          <w:rFonts w:ascii="Calibri" w:hAnsi="Calibri" w:cs="Calibri"/>
        </w:rPr>
        <w:t>erfolgreicher Projekte</w:t>
      </w:r>
      <w:r w:rsidR="005E1577">
        <w:rPr>
          <w:rFonts w:ascii="Calibri" w:hAnsi="Calibri" w:cs="Calibri"/>
        </w:rPr>
        <w:t xml:space="preserve">, und fördert nebenbei </w:t>
      </w:r>
      <w:r w:rsidRPr="00935D59">
        <w:rPr>
          <w:rFonts w:ascii="Calibri" w:hAnsi="Calibri" w:cs="Calibri"/>
        </w:rPr>
        <w:t xml:space="preserve">auch </w:t>
      </w:r>
      <w:r w:rsidR="005E1577">
        <w:rPr>
          <w:rFonts w:ascii="Calibri" w:hAnsi="Calibri" w:cs="Calibri"/>
        </w:rPr>
        <w:t xml:space="preserve">die produktive </w:t>
      </w:r>
      <w:r w:rsidRPr="00935D59">
        <w:rPr>
          <w:rFonts w:ascii="Calibri" w:hAnsi="Calibri" w:cs="Calibri"/>
        </w:rPr>
        <w:t xml:space="preserve">Zusammenarbeit. </w:t>
      </w:r>
      <w:r w:rsidR="005E1577">
        <w:rPr>
          <w:rFonts w:ascii="Calibri" w:hAnsi="Calibri" w:cs="Calibri"/>
        </w:rPr>
        <w:t xml:space="preserve">Viele </w:t>
      </w:r>
      <w:r w:rsidRPr="00935D59">
        <w:rPr>
          <w:rFonts w:ascii="Calibri" w:hAnsi="Calibri" w:cs="Calibri"/>
        </w:rPr>
        <w:t xml:space="preserve">Projekte </w:t>
      </w:r>
      <w:r w:rsidR="005E1577">
        <w:rPr>
          <w:rFonts w:ascii="Calibri" w:hAnsi="Calibri" w:cs="Calibri"/>
        </w:rPr>
        <w:t xml:space="preserve">leider allerdings an </w:t>
      </w:r>
      <w:r w:rsidRPr="00935D59">
        <w:rPr>
          <w:rFonts w:ascii="Calibri" w:hAnsi="Calibri" w:cs="Calibri"/>
        </w:rPr>
        <w:t>unklaren Zielen, unterschiedlichen Erwartungen und endlosen Überarbeitungsschleifen</w:t>
      </w:r>
      <w:ins w:id="3" w:author="Per Starke" w:date="2024-03-03T15:20:00Z">
        <w:r w:rsidR="005E2B6F">
          <w:rPr>
            <w:rFonts w:ascii="Calibri" w:hAnsi="Calibri" w:cs="Calibri"/>
          </w:rPr>
          <w:t xml:space="preserve"> </w:t>
        </w:r>
      </w:ins>
      <w:r w:rsidR="005E1577">
        <w:rPr>
          <w:rFonts w:ascii="Calibri" w:hAnsi="Calibri" w:cs="Calibri"/>
        </w:rPr>
        <w:t>zwischen Kund*innen und Entwicklungsteams</w:t>
      </w:r>
      <w:r w:rsidRPr="00935D59">
        <w:rPr>
          <w:rFonts w:ascii="Calibri" w:hAnsi="Calibri" w:cs="Calibri"/>
        </w:rPr>
        <w:t xml:space="preserve">. Diese Herausforderungen </w:t>
      </w:r>
      <w:r w:rsidR="005E1577">
        <w:rPr>
          <w:rFonts w:ascii="Calibri" w:hAnsi="Calibri" w:cs="Calibri"/>
        </w:rPr>
        <w:t xml:space="preserve">verursachen </w:t>
      </w:r>
      <w:r w:rsidRPr="00935D59">
        <w:rPr>
          <w:rFonts w:ascii="Calibri" w:hAnsi="Calibri" w:cs="Calibri"/>
        </w:rPr>
        <w:t xml:space="preserve">auf beiden Seiten Frustration, verzögerte Zeitpläne und steigende Kosten. </w:t>
      </w:r>
    </w:p>
    <w:p w14:paraId="399B502C" w14:textId="464A5C04" w:rsidR="00CE0BF9" w:rsidRDefault="00CE0BF9" w:rsidP="00C16A89">
      <w:pPr>
        <w:spacing w:line="360" w:lineRule="auto"/>
        <w:jc w:val="both"/>
        <w:rPr>
          <w:rFonts w:ascii="Calibri" w:hAnsi="Calibri" w:cs="Calibri"/>
        </w:rPr>
      </w:pPr>
      <w:r w:rsidRPr="00935D59">
        <w:rPr>
          <w:rFonts w:ascii="Calibri" w:hAnsi="Calibri" w:cs="Calibri"/>
        </w:rPr>
        <w:t>An dieser Stelle kommt der Homepage Canvas ins Spiel - ein vielseitiges Werkzeug, das die Kommunikation vereinfach</w:t>
      </w:r>
      <w:r w:rsidR="005E1577">
        <w:rPr>
          <w:rFonts w:ascii="Calibri" w:hAnsi="Calibri" w:cs="Calibri"/>
        </w:rPr>
        <w:t xml:space="preserve">t und damit </w:t>
      </w:r>
      <w:r w:rsidRPr="00935D59">
        <w:rPr>
          <w:rFonts w:ascii="Calibri" w:hAnsi="Calibri" w:cs="Calibri"/>
        </w:rPr>
        <w:t>die Zusammenarbeit verbesser</w:t>
      </w:r>
      <w:r w:rsidR="005E1577">
        <w:rPr>
          <w:rFonts w:ascii="Calibri" w:hAnsi="Calibri" w:cs="Calibri"/>
        </w:rPr>
        <w:t>t.</w:t>
      </w:r>
      <w:r w:rsidRPr="00935D59">
        <w:rPr>
          <w:rFonts w:ascii="Calibri" w:hAnsi="Calibri" w:cs="Calibri"/>
        </w:rPr>
        <w:t xml:space="preserve"> </w:t>
      </w:r>
      <w:r w:rsidR="005E1577">
        <w:rPr>
          <w:rFonts w:ascii="Calibri" w:hAnsi="Calibri" w:cs="Calibri"/>
        </w:rPr>
        <w:t xml:space="preserve">Dieser Canvas hilft beim </w:t>
      </w:r>
      <w:r w:rsidRPr="00935D59">
        <w:rPr>
          <w:rFonts w:ascii="Calibri" w:hAnsi="Calibri" w:cs="Calibri"/>
        </w:rPr>
        <w:t>Sammeln und Strukturieren von Ideen, Wünschen und Präferenzen</w:t>
      </w:r>
      <w:ins w:id="4" w:author="Per Starke" w:date="2024-03-03T15:23:00Z">
        <w:r w:rsidR="004E6E16">
          <w:rPr>
            <w:rFonts w:ascii="Calibri" w:hAnsi="Calibri" w:cs="Calibri"/>
          </w:rPr>
          <w:t>, primär für Homepages, Landing Pages und andere statische Sites</w:t>
        </w:r>
      </w:ins>
      <w:r w:rsidRPr="00935D59">
        <w:rPr>
          <w:rFonts w:ascii="Calibri" w:hAnsi="Calibri" w:cs="Calibri"/>
        </w:rPr>
        <w:t xml:space="preserve">. </w:t>
      </w:r>
      <w:r w:rsidR="005E1577">
        <w:rPr>
          <w:rFonts w:ascii="Calibri" w:hAnsi="Calibri" w:cs="Calibri"/>
        </w:rPr>
        <w:t xml:space="preserve">Er </w:t>
      </w:r>
      <w:r w:rsidR="00264267">
        <w:rPr>
          <w:rFonts w:ascii="Calibri" w:hAnsi="Calibri" w:cs="Calibri"/>
        </w:rPr>
        <w:t xml:space="preserve">bietet </w:t>
      </w:r>
      <w:r w:rsidRPr="00935D59">
        <w:rPr>
          <w:rFonts w:ascii="Calibri" w:hAnsi="Calibri" w:cs="Calibri"/>
        </w:rPr>
        <w:t>einen strukturierten Ansatz, um die Essenz dessen zu erfassen, was Kund</w:t>
      </w:r>
      <w:r w:rsidR="00D50469">
        <w:rPr>
          <w:rFonts w:ascii="Calibri" w:hAnsi="Calibri" w:cs="Calibri"/>
        </w:rPr>
        <w:t>*Innen</w:t>
      </w:r>
      <w:r w:rsidRPr="00935D59">
        <w:rPr>
          <w:rFonts w:ascii="Calibri" w:hAnsi="Calibri" w:cs="Calibri"/>
        </w:rPr>
        <w:t xml:space="preserve"> </w:t>
      </w:r>
      <w:r w:rsidR="00264267">
        <w:rPr>
          <w:rFonts w:ascii="Calibri" w:hAnsi="Calibri" w:cs="Calibri"/>
        </w:rPr>
        <w:t xml:space="preserve">sich wünschen, und überbrückt damit die Kluft zwischen </w:t>
      </w:r>
      <w:ins w:id="5" w:author="Per Starke" w:date="2024-03-03T14:48:00Z">
        <w:r w:rsidR="005546D3">
          <w:rPr>
            <w:rFonts w:ascii="Calibri" w:hAnsi="Calibri" w:cs="Calibri"/>
          </w:rPr>
          <w:t>Anford</w:t>
        </w:r>
      </w:ins>
      <w:ins w:id="6" w:author="Per Starke" w:date="2024-03-03T14:49:00Z">
        <w:r w:rsidR="005546D3">
          <w:rPr>
            <w:rFonts w:ascii="Calibri" w:hAnsi="Calibri" w:cs="Calibri"/>
          </w:rPr>
          <w:t>erungs</w:t>
        </w:r>
      </w:ins>
      <w:r w:rsidR="005E1577">
        <w:rPr>
          <w:rFonts w:ascii="Calibri" w:hAnsi="Calibri" w:cs="Calibri"/>
        </w:rPr>
        <w:t>- und Lösungsseite</w:t>
      </w:r>
      <w:r w:rsidRPr="00935D59">
        <w:rPr>
          <w:rFonts w:ascii="Calibri" w:hAnsi="Calibri" w:cs="Calibri"/>
        </w:rPr>
        <w:t xml:space="preserve">. Er verwandelt vage Ideen in handlungsfähige </w:t>
      </w:r>
      <w:r w:rsidR="005E1577">
        <w:rPr>
          <w:rFonts w:ascii="Calibri" w:hAnsi="Calibri" w:cs="Calibri"/>
        </w:rPr>
        <w:t>Formulierungen</w:t>
      </w:r>
      <w:ins w:id="7" w:author="Per Starke" w:date="2024-03-03T14:49:00Z">
        <w:r w:rsidR="005546D3">
          <w:rPr>
            <w:rFonts w:ascii="Calibri" w:hAnsi="Calibri" w:cs="Calibri"/>
          </w:rPr>
          <w:t xml:space="preserve"> </w:t>
        </w:r>
      </w:ins>
      <w:r w:rsidRPr="00935D59">
        <w:rPr>
          <w:rFonts w:ascii="Calibri" w:hAnsi="Calibri" w:cs="Calibri"/>
        </w:rPr>
        <w:t xml:space="preserve">und stellt sicher, dass </w:t>
      </w:r>
      <w:ins w:id="8" w:author="Per Starke" w:date="2024-03-03T15:26:00Z">
        <w:r w:rsidR="004E6E16">
          <w:rPr>
            <w:rFonts w:ascii="Calibri" w:hAnsi="Calibri" w:cs="Calibri"/>
          </w:rPr>
          <w:t>Projekte</w:t>
        </w:r>
      </w:ins>
      <w:r w:rsidRPr="00935D59">
        <w:rPr>
          <w:rFonts w:ascii="Calibri" w:hAnsi="Calibri" w:cs="Calibri"/>
        </w:rPr>
        <w:t xml:space="preserve"> auf festem Boden </w:t>
      </w:r>
      <w:ins w:id="9" w:author="Per Starke" w:date="2024-03-03T15:26:00Z">
        <w:r w:rsidR="004E6E16">
          <w:rPr>
            <w:rFonts w:ascii="Calibri" w:hAnsi="Calibri" w:cs="Calibri"/>
          </w:rPr>
          <w:t>beginnen</w:t>
        </w:r>
      </w:ins>
      <w:r w:rsidRPr="00935D59">
        <w:rPr>
          <w:rFonts w:ascii="Calibri" w:hAnsi="Calibri" w:cs="Calibri"/>
        </w:rPr>
        <w:t xml:space="preserve">, mit einem gemeinsamen Verständnis des weiteren Vorgehens. </w:t>
      </w:r>
    </w:p>
    <w:p w14:paraId="06CCDAB8" w14:textId="38D71268" w:rsidR="005242BD" w:rsidRDefault="00A43043" w:rsidP="005242BD">
      <w:pPr>
        <w:spacing w:after="0"/>
        <w:jc w:val="both"/>
        <w:rPr>
          <w:rFonts w:ascii="Calibri" w:hAnsi="Calibri" w:cs="Calibri"/>
        </w:rPr>
      </w:pPr>
      <w:r>
        <w:rPr>
          <w:rFonts w:ascii="Calibri" w:hAnsi="Calibri" w:cs="Calibri"/>
          <w:noProof/>
        </w:rPr>
        <w:drawing>
          <wp:inline distT="0" distB="0" distL="0" distR="0" wp14:anchorId="2D89E07B" wp14:editId="2513A3FD">
            <wp:extent cx="5756910" cy="1965960"/>
            <wp:effectExtent l="0" t="0" r="0" b="2540"/>
            <wp:docPr id="3948427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2707" name="Grafik 3948427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965960"/>
                    </a:xfrm>
                    <a:prstGeom prst="rect">
                      <a:avLst/>
                    </a:prstGeom>
                  </pic:spPr>
                </pic:pic>
              </a:graphicData>
            </a:graphic>
          </wp:inline>
        </w:drawing>
      </w:r>
    </w:p>
    <w:p w14:paraId="397695A6" w14:textId="32A50E89" w:rsidR="005242BD" w:rsidRPr="00935D59" w:rsidRDefault="00A43043" w:rsidP="005242BD">
      <w:pPr>
        <w:spacing w:before="0"/>
        <w:jc w:val="both"/>
        <w:rPr>
          <w:rFonts w:ascii="Calibri" w:hAnsi="Calibri" w:cs="Calibri"/>
        </w:rPr>
      </w:pPr>
      <w:r>
        <w:rPr>
          <w:rFonts w:ascii="Calibri" w:hAnsi="Calibri" w:cs="Calibri"/>
          <w:i/>
          <w:iCs/>
          <w:sz w:val="20"/>
          <w:szCs w:val="20"/>
        </w:rPr>
        <w:t>Der Aufbau des Homepage Canva</w:t>
      </w:r>
      <w:r w:rsidR="00783155">
        <w:rPr>
          <w:rFonts w:ascii="Calibri" w:hAnsi="Calibri" w:cs="Calibri"/>
          <w:i/>
          <w:iCs/>
          <w:sz w:val="20"/>
          <w:szCs w:val="20"/>
        </w:rPr>
        <w:t xml:space="preserve">s </w:t>
      </w:r>
      <w:r w:rsidR="00330985">
        <w:rPr>
          <w:rFonts w:ascii="Calibri" w:hAnsi="Calibri" w:cs="Calibri"/>
          <w:i/>
          <w:iCs/>
          <w:sz w:val="20"/>
          <w:szCs w:val="20"/>
        </w:rPr>
        <w:t>(Bild:</w:t>
      </w:r>
      <w:r w:rsidR="00330985" w:rsidRPr="00330985">
        <w:t xml:space="preserve"> </w:t>
      </w:r>
      <w:r w:rsidR="00330985" w:rsidRPr="00330985">
        <w:rPr>
          <w:rFonts w:ascii="Calibri" w:hAnsi="Calibri" w:cs="Calibri"/>
          <w:i/>
          <w:iCs/>
          <w:sz w:val="20"/>
          <w:szCs w:val="20"/>
        </w:rPr>
        <w:t>aufbau-des-homepage-canvas.png</w:t>
      </w:r>
      <w:r w:rsidR="00330985">
        <w:rPr>
          <w:rFonts w:ascii="Calibri" w:hAnsi="Calibri" w:cs="Calibri"/>
          <w:i/>
          <w:iCs/>
          <w:sz w:val="20"/>
          <w:szCs w:val="20"/>
        </w:rPr>
        <w:t>)</w:t>
      </w:r>
    </w:p>
    <w:p w14:paraId="51262E7D" w14:textId="3107B39B" w:rsidR="00CE0BF9" w:rsidRPr="00935D59" w:rsidRDefault="00CE0BF9" w:rsidP="00C16A89">
      <w:pPr>
        <w:spacing w:line="360" w:lineRule="auto"/>
        <w:jc w:val="both"/>
        <w:rPr>
          <w:rFonts w:ascii="Calibri" w:hAnsi="Calibri" w:cs="Calibri"/>
        </w:rPr>
      </w:pPr>
      <w:r w:rsidRPr="00935D59">
        <w:rPr>
          <w:rFonts w:ascii="Calibri" w:hAnsi="Calibri" w:cs="Calibri"/>
        </w:rPr>
        <w:t>Er wurde von dem berühmten und ursprünglichen Business Model Canvas</w:t>
      </w:r>
      <w:r w:rsidR="00DC657F">
        <w:rPr>
          <w:rFonts w:ascii="Calibri" w:hAnsi="Calibri" w:cs="Calibri"/>
        </w:rPr>
        <w:t xml:space="preserve"> [1]</w:t>
      </w:r>
      <w:r w:rsidR="00483FAB">
        <w:rPr>
          <w:rFonts w:ascii="Calibri" w:hAnsi="Calibri" w:cs="Calibri"/>
        </w:rPr>
        <w:t>, dem arc42-Canvas</w:t>
      </w:r>
      <w:r w:rsidRPr="00935D59">
        <w:rPr>
          <w:rFonts w:ascii="Calibri" w:hAnsi="Calibri" w:cs="Calibri"/>
        </w:rPr>
        <w:t xml:space="preserve"> </w:t>
      </w:r>
      <w:r w:rsidR="00483FAB">
        <w:rPr>
          <w:rFonts w:ascii="Calibri" w:hAnsi="Calibri" w:cs="Calibri"/>
        </w:rPr>
        <w:t>zur Dokumentation von Softwarearchitektur</w:t>
      </w:r>
      <w:r w:rsidR="00DC657F">
        <w:rPr>
          <w:rFonts w:ascii="Calibri" w:hAnsi="Calibri" w:cs="Calibri"/>
        </w:rPr>
        <w:t xml:space="preserve"> [2] </w:t>
      </w:r>
      <w:r w:rsidRPr="00935D59">
        <w:rPr>
          <w:rFonts w:ascii="Calibri" w:hAnsi="Calibri" w:cs="Calibri"/>
        </w:rPr>
        <w:t xml:space="preserve">sowie der allgemeinen Idee von Canvasses inspiriert, die in verschiedenen Bereichen verwendet werden, um Strategien und Pläne </w:t>
      </w:r>
      <w:r w:rsidR="005E1577">
        <w:rPr>
          <w:rFonts w:ascii="Calibri" w:hAnsi="Calibri" w:cs="Calibri"/>
        </w:rPr>
        <w:t xml:space="preserve">strukturiert </w:t>
      </w:r>
      <w:r w:rsidRPr="00935D59">
        <w:rPr>
          <w:rFonts w:ascii="Calibri" w:hAnsi="Calibri" w:cs="Calibri"/>
        </w:rPr>
        <w:t xml:space="preserve">zu </w:t>
      </w:r>
      <w:r w:rsidR="00D1026B" w:rsidRPr="00935D59">
        <w:rPr>
          <w:rFonts w:ascii="Calibri" w:hAnsi="Calibri" w:cs="Calibri"/>
        </w:rPr>
        <w:t xml:space="preserve">sammeln und zu </w:t>
      </w:r>
      <w:r w:rsidRPr="00935D59">
        <w:rPr>
          <w:rFonts w:ascii="Calibri" w:hAnsi="Calibri" w:cs="Calibri"/>
        </w:rPr>
        <w:t xml:space="preserve">visualisieren. </w:t>
      </w:r>
    </w:p>
    <w:p w14:paraId="79B963B8" w14:textId="7ACA4328" w:rsidR="00CE0BF9" w:rsidRPr="00935D59" w:rsidRDefault="00CE0BF9" w:rsidP="00C16A89">
      <w:pPr>
        <w:pStyle w:val="berschrift2"/>
        <w:spacing w:line="360" w:lineRule="auto"/>
        <w:rPr>
          <w:rFonts w:ascii="Calibri" w:hAnsi="Calibri" w:cs="Calibri"/>
        </w:rPr>
      </w:pPr>
      <w:bookmarkStart w:id="10" w:name="_Toc160442362"/>
      <w:r w:rsidRPr="00935D59">
        <w:rPr>
          <w:rFonts w:ascii="Calibri" w:hAnsi="Calibri" w:cs="Calibri"/>
        </w:rPr>
        <w:lastRenderedPageBreak/>
        <w:t>Konzept eines Canvas</w:t>
      </w:r>
      <w:bookmarkEnd w:id="10"/>
      <w:r w:rsidRPr="00935D59">
        <w:rPr>
          <w:rFonts w:ascii="Calibri" w:hAnsi="Calibri" w:cs="Calibri"/>
        </w:rPr>
        <w:t xml:space="preserve"> </w:t>
      </w:r>
    </w:p>
    <w:p w14:paraId="6D1B5250" w14:textId="63CD6E3E" w:rsidR="00DB3299" w:rsidRPr="00935D59" w:rsidRDefault="00CE0BF9" w:rsidP="00DB3299">
      <w:pPr>
        <w:spacing w:line="360" w:lineRule="auto"/>
        <w:jc w:val="both"/>
        <w:rPr>
          <w:rFonts w:ascii="Calibri" w:hAnsi="Calibri" w:cs="Calibri"/>
        </w:rPr>
      </w:pPr>
      <w:r w:rsidRPr="00935D59">
        <w:rPr>
          <w:rFonts w:ascii="Calibri" w:hAnsi="Calibri" w:cs="Calibri"/>
        </w:rPr>
        <w:t>Bevor wir in die Details des Homepage Canvas eintauchen, ist es wichtig, das Konzept eines Canvas selbst zu erfassen</w:t>
      </w:r>
      <w:r w:rsidR="003806D6">
        <w:rPr>
          <w:rFonts w:ascii="Calibri" w:hAnsi="Calibri" w:cs="Calibri"/>
        </w:rPr>
        <w:t>:</w:t>
      </w:r>
      <w:r w:rsidRPr="00935D59">
        <w:rPr>
          <w:rFonts w:ascii="Calibri" w:hAnsi="Calibri" w:cs="Calibri"/>
        </w:rPr>
        <w:t xml:space="preserve"> </w:t>
      </w:r>
      <w:r w:rsidR="00DB3299" w:rsidRPr="00935D59">
        <w:rPr>
          <w:rFonts w:ascii="Calibri" w:hAnsi="Calibri" w:cs="Calibri"/>
        </w:rPr>
        <w:t xml:space="preserve">Ein Canvas ist ein </w:t>
      </w:r>
      <w:r w:rsidR="003806D6">
        <w:rPr>
          <w:rFonts w:ascii="Calibri" w:hAnsi="Calibri" w:cs="Calibri"/>
        </w:rPr>
        <w:t xml:space="preserve">einfaches und </w:t>
      </w:r>
      <w:r w:rsidR="00DB3299" w:rsidRPr="00935D59">
        <w:rPr>
          <w:rFonts w:ascii="Calibri" w:hAnsi="Calibri" w:cs="Calibri"/>
        </w:rPr>
        <w:t xml:space="preserve">vielseitiges Werkzeug, das in verschiedenen Disziplinen, von der Unternehmensstrategie bis hin zur Webentwicklung, eingesetzt </w:t>
      </w:r>
      <w:r w:rsidR="003806D6">
        <w:rPr>
          <w:rFonts w:ascii="Calibri" w:hAnsi="Calibri" w:cs="Calibri"/>
        </w:rPr>
        <w:t>wird</w:t>
      </w:r>
      <w:r w:rsidR="00DB3299" w:rsidRPr="00935D59">
        <w:rPr>
          <w:rFonts w:ascii="Calibri" w:hAnsi="Calibri" w:cs="Calibri"/>
        </w:rPr>
        <w:t>. Es bietet einen strukturierten Rahmen</w:t>
      </w:r>
      <w:r w:rsidR="003806D6">
        <w:rPr>
          <w:rFonts w:ascii="Calibri" w:hAnsi="Calibri" w:cs="Calibri"/>
        </w:rPr>
        <w:t xml:space="preserve"> für relevante Information zu einem bestimmten Sachgebiet. Im Gegensatz zu konventionell linear strukturierte</w:t>
      </w:r>
      <w:ins w:id="11" w:author="Per Starke" w:date="2024-03-04T09:22:00Z">
        <w:r w:rsidR="00BF1D10">
          <w:rPr>
            <w:rFonts w:ascii="Calibri" w:hAnsi="Calibri" w:cs="Calibri"/>
          </w:rPr>
          <w:t>n</w:t>
        </w:r>
      </w:ins>
      <w:r w:rsidR="003806D6">
        <w:rPr>
          <w:rFonts w:ascii="Calibri" w:hAnsi="Calibri" w:cs="Calibri"/>
        </w:rPr>
        <w:t xml:space="preserve"> Dokumenten liegt der Fokus beim Canvas auf Kürze und Prägnanz.</w:t>
      </w:r>
    </w:p>
    <w:p w14:paraId="68813E60" w14:textId="64280AFD" w:rsidR="00D1026B" w:rsidRPr="00935D59" w:rsidRDefault="00DB3299" w:rsidP="00D1026B">
      <w:pPr>
        <w:spacing w:line="360" w:lineRule="auto"/>
        <w:jc w:val="both"/>
        <w:rPr>
          <w:rFonts w:ascii="Calibri" w:hAnsi="Calibri" w:cs="Calibri"/>
        </w:rPr>
      </w:pPr>
      <w:r w:rsidRPr="00935D59">
        <w:rPr>
          <w:rFonts w:ascii="Calibri" w:hAnsi="Calibri" w:cs="Calibri"/>
        </w:rPr>
        <w:t xml:space="preserve">Im Wesentlichen handelt es sich um eine </w:t>
      </w:r>
      <w:r w:rsidR="003806D6">
        <w:rPr>
          <w:rFonts w:ascii="Calibri" w:hAnsi="Calibri" w:cs="Calibri"/>
        </w:rPr>
        <w:t xml:space="preserve">strukturierte </w:t>
      </w:r>
      <w:r w:rsidRPr="00935D59">
        <w:rPr>
          <w:rFonts w:ascii="Calibri" w:hAnsi="Calibri" w:cs="Calibri"/>
        </w:rPr>
        <w:t>visuelle Darstellung, die dazu dient, komplexe Konzepte in ein</w:t>
      </w:r>
      <w:r w:rsidR="003806D6">
        <w:rPr>
          <w:rFonts w:ascii="Calibri" w:hAnsi="Calibri" w:cs="Calibri"/>
        </w:rPr>
        <w:t>em</w:t>
      </w:r>
      <w:r w:rsidRPr="00935D59">
        <w:rPr>
          <w:rFonts w:ascii="Calibri" w:hAnsi="Calibri" w:cs="Calibri"/>
        </w:rPr>
        <w:t xml:space="preserve"> einfache</w:t>
      </w:r>
      <w:r w:rsidR="003806D6">
        <w:rPr>
          <w:rFonts w:ascii="Calibri" w:hAnsi="Calibri" w:cs="Calibri"/>
        </w:rPr>
        <w:t>n</w:t>
      </w:r>
      <w:r w:rsidRPr="00935D59">
        <w:rPr>
          <w:rFonts w:ascii="Calibri" w:hAnsi="Calibri" w:cs="Calibri"/>
        </w:rPr>
        <w:t xml:space="preserve"> und prägnante</w:t>
      </w:r>
      <w:r w:rsidR="003806D6">
        <w:rPr>
          <w:rFonts w:ascii="Calibri" w:hAnsi="Calibri" w:cs="Calibri"/>
        </w:rPr>
        <w:t>n</w:t>
      </w:r>
      <w:r w:rsidRPr="00935D59">
        <w:rPr>
          <w:rFonts w:ascii="Calibri" w:hAnsi="Calibri" w:cs="Calibri"/>
        </w:rPr>
        <w:t xml:space="preserve"> Format zu verdichten. </w:t>
      </w:r>
      <w:r w:rsidR="00D1026B" w:rsidRPr="00935D59">
        <w:rPr>
          <w:rFonts w:ascii="Calibri" w:hAnsi="Calibri" w:cs="Calibri"/>
        </w:rPr>
        <w:t xml:space="preserve">Ein Canvas </w:t>
      </w:r>
      <w:r w:rsidR="003806D6">
        <w:rPr>
          <w:rFonts w:ascii="Calibri" w:hAnsi="Calibri" w:cs="Calibri"/>
        </w:rPr>
        <w:t xml:space="preserve">forciert kurze Aussagen, und </w:t>
      </w:r>
      <w:r w:rsidR="00D1026B" w:rsidRPr="00935D59">
        <w:rPr>
          <w:rFonts w:ascii="Calibri" w:hAnsi="Calibri" w:cs="Calibri"/>
        </w:rPr>
        <w:t xml:space="preserve">lässt bewusst keinen Platz für ausführliche und ausschweifende Antworten. Nutzer*Innen eines Canvas sind somit gezwungen, sich auf </w:t>
      </w:r>
      <w:r w:rsidR="003806D6">
        <w:rPr>
          <w:rFonts w:ascii="Calibri" w:hAnsi="Calibri" w:cs="Calibri"/>
        </w:rPr>
        <w:t>w</w:t>
      </w:r>
      <w:r w:rsidR="003806D6" w:rsidRPr="00935D59">
        <w:rPr>
          <w:rFonts w:ascii="Calibri" w:hAnsi="Calibri" w:cs="Calibri"/>
        </w:rPr>
        <w:t xml:space="preserve">esentliche </w:t>
      </w:r>
      <w:r w:rsidR="003806D6">
        <w:rPr>
          <w:rFonts w:ascii="Calibri" w:hAnsi="Calibri" w:cs="Calibri"/>
        </w:rPr>
        <w:t xml:space="preserve">Aussagen </w:t>
      </w:r>
      <w:r w:rsidR="00D1026B" w:rsidRPr="00935D59">
        <w:rPr>
          <w:rFonts w:ascii="Calibri" w:hAnsi="Calibri" w:cs="Calibri"/>
        </w:rPr>
        <w:t xml:space="preserve">zu </w:t>
      </w:r>
      <w:r w:rsidR="003806D6">
        <w:rPr>
          <w:rFonts w:ascii="Calibri" w:hAnsi="Calibri" w:cs="Calibri"/>
        </w:rPr>
        <w:t>beschränken</w:t>
      </w:r>
    </w:p>
    <w:p w14:paraId="4C31C877" w14:textId="24CDB36D" w:rsidR="00DB3299" w:rsidRPr="00935D59" w:rsidRDefault="00DB3299" w:rsidP="00DB3299">
      <w:pPr>
        <w:spacing w:line="360" w:lineRule="auto"/>
        <w:jc w:val="both"/>
        <w:rPr>
          <w:rFonts w:ascii="Calibri" w:hAnsi="Calibri" w:cs="Calibri"/>
        </w:rPr>
      </w:pPr>
      <w:r w:rsidRPr="00935D59">
        <w:rPr>
          <w:rFonts w:ascii="Calibri" w:hAnsi="Calibri" w:cs="Calibri"/>
        </w:rPr>
        <w:t xml:space="preserve">Aufgrund seiner übersichtlichen Struktur </w:t>
      </w:r>
      <w:r w:rsidR="00D1026B" w:rsidRPr="00935D59">
        <w:rPr>
          <w:rFonts w:ascii="Calibri" w:hAnsi="Calibri" w:cs="Calibri"/>
        </w:rPr>
        <w:t xml:space="preserve">und dieser konzentrierten Darstellung von Informationen </w:t>
      </w:r>
      <w:r w:rsidRPr="00935D59">
        <w:rPr>
          <w:rFonts w:ascii="Calibri" w:hAnsi="Calibri" w:cs="Calibri"/>
        </w:rPr>
        <w:t>kann ein Canvas helfen, die Kommunikation zu verbessern, die Kreativität zu fördern und Entscheidungsprozesse zu vereinfachen.</w:t>
      </w:r>
      <w:r w:rsidR="00D1026B" w:rsidRPr="00935D59">
        <w:rPr>
          <w:rFonts w:ascii="Calibri" w:hAnsi="Calibri" w:cs="Calibri"/>
        </w:rPr>
        <w:t xml:space="preserve"> </w:t>
      </w:r>
    </w:p>
    <w:p w14:paraId="620CC2D9" w14:textId="44786070" w:rsidR="00CE0BF9" w:rsidRDefault="00DB3299" w:rsidP="00C16A89">
      <w:pPr>
        <w:spacing w:line="360" w:lineRule="auto"/>
        <w:jc w:val="both"/>
        <w:rPr>
          <w:rFonts w:ascii="Calibri" w:hAnsi="Calibri" w:cs="Calibri"/>
        </w:rPr>
      </w:pPr>
      <w:r w:rsidRPr="00935D59">
        <w:rPr>
          <w:rFonts w:ascii="Calibri" w:hAnsi="Calibri" w:cs="Calibri"/>
        </w:rPr>
        <w:t>Indem er mehrere Informationen auf einen Blick darstellt, ist ein Canvas auch ein hervorragendes Werkzeug</w:t>
      </w:r>
      <w:r w:rsidR="003806D6">
        <w:rPr>
          <w:rFonts w:ascii="Calibri" w:hAnsi="Calibri" w:cs="Calibri"/>
        </w:rPr>
        <w:t xml:space="preserve"> zur </w:t>
      </w:r>
      <w:r w:rsidRPr="00935D59">
        <w:rPr>
          <w:rFonts w:ascii="Calibri" w:hAnsi="Calibri" w:cs="Calibri"/>
        </w:rPr>
        <w:t>Team</w:t>
      </w:r>
      <w:r w:rsidR="003806D6">
        <w:rPr>
          <w:rFonts w:ascii="Calibri" w:hAnsi="Calibri" w:cs="Calibri"/>
        </w:rPr>
        <w:t xml:space="preserve">arbeit. Er hilft </w:t>
      </w:r>
      <w:r w:rsidRPr="00935D59">
        <w:rPr>
          <w:rFonts w:ascii="Calibri" w:hAnsi="Calibri" w:cs="Calibri"/>
        </w:rPr>
        <w:t>sicherzustellen, dass Projekt</w:t>
      </w:r>
      <w:r w:rsidR="003806D6">
        <w:rPr>
          <w:rFonts w:ascii="Calibri" w:hAnsi="Calibri" w:cs="Calibri"/>
        </w:rPr>
        <w:t>b</w:t>
      </w:r>
      <w:r w:rsidRPr="00935D59">
        <w:rPr>
          <w:rFonts w:ascii="Calibri" w:hAnsi="Calibri" w:cs="Calibri"/>
        </w:rPr>
        <w:t xml:space="preserve">eteiligte ein gemeinsames Verständnis </w:t>
      </w:r>
      <w:r w:rsidR="003806D6">
        <w:rPr>
          <w:rFonts w:ascii="Calibri" w:hAnsi="Calibri" w:cs="Calibri"/>
        </w:rPr>
        <w:t>von wesentlicher Fakten haben, und auf dieser kompakten Basis eigene Ideen einbringen können</w:t>
      </w:r>
      <w:r w:rsidRPr="00935D59">
        <w:rPr>
          <w:rFonts w:ascii="Calibri" w:hAnsi="Calibri" w:cs="Calibri"/>
        </w:rPr>
        <w:t>.</w:t>
      </w:r>
    </w:p>
    <w:p w14:paraId="4A031FBD" w14:textId="500700F2" w:rsidR="00DC657F" w:rsidRDefault="00DC657F" w:rsidP="00C16A89">
      <w:pPr>
        <w:spacing w:line="360" w:lineRule="auto"/>
        <w:jc w:val="both"/>
        <w:rPr>
          <w:rFonts w:ascii="Calibri" w:hAnsi="Calibri" w:cs="Calibri"/>
        </w:rPr>
      </w:pPr>
      <w:r w:rsidRPr="00DC657F">
        <w:rPr>
          <w:rFonts w:ascii="Calibri" w:hAnsi="Calibri" w:cs="Calibri"/>
        </w:rPr>
        <w:t xml:space="preserve">Der berühmte Business Model Canvas [1] – </w:t>
      </w:r>
      <w:r>
        <w:rPr>
          <w:rFonts w:ascii="Calibri" w:hAnsi="Calibri" w:cs="Calibri"/>
        </w:rPr>
        <w:t xml:space="preserve">das zugehörige Buch ist millionenfach verkauft worden – </w:t>
      </w:r>
      <w:r w:rsidR="003806D6">
        <w:rPr>
          <w:rFonts w:ascii="Calibri" w:hAnsi="Calibri" w:cs="Calibri"/>
        </w:rPr>
        <w:t xml:space="preserve">verdeutlicht dieses </w:t>
      </w:r>
      <w:r>
        <w:rPr>
          <w:rFonts w:ascii="Calibri" w:hAnsi="Calibri" w:cs="Calibri"/>
        </w:rPr>
        <w:t xml:space="preserve">Konzept </w:t>
      </w:r>
      <w:r w:rsidR="003806D6">
        <w:rPr>
          <w:rFonts w:ascii="Calibri" w:hAnsi="Calibri" w:cs="Calibri"/>
        </w:rPr>
        <w:t>strukturierter Kürze und Prägnanz</w:t>
      </w:r>
      <w:r>
        <w:rPr>
          <w:rFonts w:ascii="Calibri" w:hAnsi="Calibri" w:cs="Calibri"/>
        </w:rPr>
        <w:t>:</w:t>
      </w:r>
    </w:p>
    <w:p w14:paraId="346CD3E1" w14:textId="376697B8" w:rsidR="00DC657F" w:rsidRDefault="00DC657F" w:rsidP="00DC657F">
      <w:pPr>
        <w:spacing w:after="0"/>
        <w:jc w:val="both"/>
        <w:rPr>
          <w:rFonts w:ascii="Calibri" w:hAnsi="Calibri" w:cs="Calibri"/>
        </w:rPr>
      </w:pPr>
      <w:r>
        <w:rPr>
          <w:rFonts w:ascii="Calibri" w:hAnsi="Calibri" w:cs="Calibri"/>
          <w:noProof/>
        </w:rPr>
        <w:lastRenderedPageBreak/>
        <w:drawing>
          <wp:inline distT="0" distB="0" distL="0" distR="0" wp14:anchorId="68F18F8F" wp14:editId="5BADDC4B">
            <wp:extent cx="5756910" cy="4063365"/>
            <wp:effectExtent l="0" t="0" r="0" b="635"/>
            <wp:docPr id="12770461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6156" name="Grafik 12770461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063365"/>
                    </a:xfrm>
                    <a:prstGeom prst="rect">
                      <a:avLst/>
                    </a:prstGeom>
                  </pic:spPr>
                </pic:pic>
              </a:graphicData>
            </a:graphic>
          </wp:inline>
        </w:drawing>
      </w:r>
    </w:p>
    <w:p w14:paraId="17F1881D" w14:textId="03B5B80E" w:rsidR="00DC657F" w:rsidRPr="00DC657F" w:rsidRDefault="00F73E93" w:rsidP="00DC657F">
      <w:pPr>
        <w:spacing w:before="0"/>
        <w:jc w:val="both"/>
        <w:rPr>
          <w:rFonts w:ascii="Calibri" w:hAnsi="Calibri" w:cs="Calibri"/>
          <w:lang w:val="en-US"/>
        </w:rPr>
      </w:pPr>
      <w:ins w:id="12" w:author="Per Starke" w:date="2024-03-04T09:40:00Z">
        <w:r>
          <w:rPr>
            <w:rFonts w:ascii="Calibri" w:hAnsi="Calibri" w:cs="Calibri"/>
            <w:i/>
            <w:iCs/>
            <w:sz w:val="20"/>
            <w:szCs w:val="20"/>
            <w:lang w:val="en-US"/>
          </w:rPr>
          <w:t xml:space="preserve">Abb. 1: </w:t>
        </w:r>
      </w:ins>
      <w:r w:rsidR="00DC657F" w:rsidRPr="00DC657F">
        <w:rPr>
          <w:rFonts w:ascii="Calibri" w:hAnsi="Calibri" w:cs="Calibri"/>
          <w:i/>
          <w:iCs/>
          <w:sz w:val="20"/>
          <w:szCs w:val="20"/>
          <w:lang w:val="en-US"/>
        </w:rPr>
        <w:t>Der Business Model Canvas [1]</w:t>
      </w:r>
      <w:r w:rsidR="00330985">
        <w:rPr>
          <w:rFonts w:ascii="Calibri" w:hAnsi="Calibri" w:cs="Calibri"/>
          <w:i/>
          <w:iCs/>
          <w:sz w:val="20"/>
          <w:szCs w:val="20"/>
          <w:lang w:val="en-US"/>
        </w:rPr>
        <w:t xml:space="preserve"> (Bild: </w:t>
      </w:r>
      <w:r w:rsidR="00330985" w:rsidRPr="00330985">
        <w:rPr>
          <w:rFonts w:ascii="Calibri" w:hAnsi="Calibri" w:cs="Calibri"/>
          <w:i/>
          <w:iCs/>
          <w:sz w:val="20"/>
          <w:szCs w:val="20"/>
          <w:lang w:val="en-US"/>
        </w:rPr>
        <w:t>business-model-canvas.png</w:t>
      </w:r>
      <w:r w:rsidR="00330985">
        <w:rPr>
          <w:rFonts w:ascii="Calibri" w:hAnsi="Calibri" w:cs="Calibri"/>
          <w:i/>
          <w:iCs/>
          <w:sz w:val="20"/>
          <w:szCs w:val="20"/>
          <w:lang w:val="en-US"/>
        </w:rPr>
        <w:t>)</w:t>
      </w:r>
    </w:p>
    <w:p w14:paraId="35F876C7" w14:textId="1A32FE09" w:rsidR="00DC657F" w:rsidRPr="00DC657F" w:rsidRDefault="003806D6" w:rsidP="00C16A89">
      <w:pPr>
        <w:spacing w:line="360" w:lineRule="auto"/>
        <w:jc w:val="both"/>
        <w:rPr>
          <w:rFonts w:ascii="Calibri" w:hAnsi="Calibri" w:cs="Calibri"/>
        </w:rPr>
      </w:pPr>
      <w:r>
        <w:rPr>
          <w:rFonts w:ascii="Calibri" w:hAnsi="Calibri" w:cs="Calibri"/>
        </w:rPr>
        <w:t xml:space="preserve">Sie erkennen </w:t>
      </w:r>
      <w:r w:rsidR="00DC657F" w:rsidRPr="00DC657F">
        <w:rPr>
          <w:rFonts w:ascii="Calibri" w:hAnsi="Calibri" w:cs="Calibri"/>
        </w:rPr>
        <w:t>deutlich die</w:t>
      </w:r>
      <w:r w:rsidR="00DC657F">
        <w:rPr>
          <w:rFonts w:ascii="Calibri" w:hAnsi="Calibri" w:cs="Calibri"/>
        </w:rPr>
        <w:t xml:space="preserve"> Redu</w:t>
      </w:r>
      <w:r>
        <w:rPr>
          <w:rFonts w:ascii="Calibri" w:hAnsi="Calibri" w:cs="Calibri"/>
        </w:rPr>
        <w:t>ktion</w:t>
      </w:r>
      <w:r w:rsidR="00DC657F">
        <w:rPr>
          <w:rFonts w:ascii="Calibri" w:hAnsi="Calibri" w:cs="Calibri"/>
        </w:rPr>
        <w:t xml:space="preserve"> auf </w:t>
      </w:r>
      <w:r>
        <w:rPr>
          <w:rFonts w:ascii="Calibri" w:hAnsi="Calibri" w:cs="Calibri"/>
        </w:rPr>
        <w:t xml:space="preserve">wesentliche </w:t>
      </w:r>
      <w:r w:rsidR="00DC657F">
        <w:rPr>
          <w:rFonts w:ascii="Calibri" w:hAnsi="Calibri" w:cs="Calibri"/>
        </w:rPr>
        <w:t>Themenbereiche</w:t>
      </w:r>
      <w:r>
        <w:rPr>
          <w:rFonts w:ascii="Calibri" w:hAnsi="Calibri" w:cs="Calibri"/>
        </w:rPr>
        <w:t xml:space="preserve">. Der auf diese Weise </w:t>
      </w:r>
      <w:r w:rsidR="00DC657F">
        <w:rPr>
          <w:rFonts w:ascii="Calibri" w:hAnsi="Calibri" w:cs="Calibri"/>
        </w:rPr>
        <w:t>limitierte Platz sorg</w:t>
      </w:r>
      <w:ins w:id="13" w:author="Per Starke" w:date="2024-03-04T09:23:00Z">
        <w:r w:rsidR="00962ED1">
          <w:rPr>
            <w:rFonts w:ascii="Calibri" w:hAnsi="Calibri" w:cs="Calibri"/>
          </w:rPr>
          <w:t>t</w:t>
        </w:r>
      </w:ins>
      <w:r>
        <w:rPr>
          <w:rFonts w:ascii="Calibri" w:hAnsi="Calibri" w:cs="Calibri"/>
        </w:rPr>
        <w:t xml:space="preserve"> automatisch für Kürze</w:t>
      </w:r>
      <w:r w:rsidR="00DC657F">
        <w:rPr>
          <w:rFonts w:ascii="Calibri" w:hAnsi="Calibri" w:cs="Calibri"/>
        </w:rPr>
        <w:t xml:space="preserve">. </w:t>
      </w:r>
      <w:r w:rsidR="00CB0949">
        <w:rPr>
          <w:rFonts w:ascii="Calibri" w:hAnsi="Calibri" w:cs="Calibri"/>
        </w:rPr>
        <w:t xml:space="preserve">Auf einer einzigen Seite, </w:t>
      </w:r>
      <w:r w:rsidR="00DC657F">
        <w:rPr>
          <w:rFonts w:ascii="Calibri" w:hAnsi="Calibri" w:cs="Calibri"/>
        </w:rPr>
        <w:t>sei es als PDF, PowerPoint oder auch ganz Oldschool auf einem Blatt Papier, werden alle wichtigen Informationen dargestellt und übersichtlich präsentiert.</w:t>
      </w:r>
    </w:p>
    <w:p w14:paraId="52CB4E18" w14:textId="72BC20FD" w:rsidR="00CE0BF9" w:rsidRPr="00DC657F" w:rsidRDefault="00CE0BF9" w:rsidP="00C16A89">
      <w:pPr>
        <w:pStyle w:val="berschrift2"/>
        <w:spacing w:line="360" w:lineRule="auto"/>
        <w:rPr>
          <w:rFonts w:ascii="Calibri" w:hAnsi="Calibri" w:cs="Calibri"/>
        </w:rPr>
      </w:pPr>
      <w:bookmarkStart w:id="14" w:name="_Toc160442363"/>
      <w:r w:rsidRPr="00DC657F">
        <w:rPr>
          <w:rFonts w:ascii="Calibri" w:hAnsi="Calibri" w:cs="Calibri"/>
        </w:rPr>
        <w:t>Der Homepage Canvas</w:t>
      </w:r>
      <w:bookmarkEnd w:id="14"/>
    </w:p>
    <w:p w14:paraId="67A2BD3B" w14:textId="16D5C7EB" w:rsidR="00CE0BF9" w:rsidRPr="00935D59" w:rsidRDefault="00CE0BF9" w:rsidP="00C16A89">
      <w:pPr>
        <w:spacing w:line="360" w:lineRule="auto"/>
        <w:jc w:val="both"/>
        <w:rPr>
          <w:rFonts w:ascii="Calibri" w:hAnsi="Calibri" w:cs="Calibri"/>
        </w:rPr>
      </w:pPr>
      <w:r w:rsidRPr="00935D59">
        <w:rPr>
          <w:rFonts w:ascii="Calibri" w:hAnsi="Calibri" w:cs="Calibri"/>
        </w:rPr>
        <w:t>Kund</w:t>
      </w:r>
      <w:r w:rsidR="00AD2765" w:rsidRPr="00935D59">
        <w:rPr>
          <w:rFonts w:ascii="Calibri" w:hAnsi="Calibri" w:cs="Calibri"/>
        </w:rPr>
        <w:t>*Innen</w:t>
      </w:r>
      <w:r w:rsidRPr="00935D59">
        <w:rPr>
          <w:rFonts w:ascii="Calibri" w:hAnsi="Calibri" w:cs="Calibri"/>
        </w:rPr>
        <w:t xml:space="preserve"> der Webentwicklung</w:t>
      </w:r>
      <w:ins w:id="15" w:author="Per Starke" w:date="2024-03-04T09:42:00Z">
        <w:r w:rsidR="00DE618E">
          <w:rPr>
            <w:rFonts w:ascii="Calibri" w:hAnsi="Calibri" w:cs="Calibri"/>
          </w:rPr>
          <w:t xml:space="preserve"> </w:t>
        </w:r>
      </w:ins>
      <w:r w:rsidRPr="00935D59">
        <w:rPr>
          <w:rFonts w:ascii="Calibri" w:hAnsi="Calibri" w:cs="Calibri"/>
        </w:rPr>
        <w:t xml:space="preserve">stehen oft vor </w:t>
      </w:r>
      <w:r w:rsidR="008D05F5">
        <w:rPr>
          <w:rFonts w:ascii="Calibri" w:hAnsi="Calibri" w:cs="Calibri"/>
        </w:rPr>
        <w:t xml:space="preserve">der </w:t>
      </w:r>
      <w:r w:rsidRPr="00935D59">
        <w:rPr>
          <w:rFonts w:ascii="Calibri" w:hAnsi="Calibri" w:cs="Calibri"/>
        </w:rPr>
        <w:t xml:space="preserve">Herausforderung, ihre Visionen und Anforderungen zu artikulieren. </w:t>
      </w:r>
      <w:ins w:id="16" w:author="Per Starke" w:date="2024-03-04T09:42:00Z">
        <w:r w:rsidR="00DE618E">
          <w:rPr>
            <w:rFonts w:ascii="Calibri" w:hAnsi="Calibri" w:cs="Calibri"/>
          </w:rPr>
          <w:t xml:space="preserve">Die gleiche Problematik betrifft </w:t>
        </w:r>
        <w:r w:rsidR="00DE618E">
          <w:rPr>
            <w:rFonts w:ascii="Calibri" w:hAnsi="Calibri" w:cs="Calibri"/>
          </w:rPr>
          <w:t>Initiator*Innen, die den Entwicklungsprozess einer Website für ihre Organisation oder ihr Unternehmen vorantreiben</w:t>
        </w:r>
        <w:r w:rsidR="00DE618E">
          <w:rPr>
            <w:rFonts w:ascii="Calibri" w:hAnsi="Calibri" w:cs="Calibri"/>
          </w:rPr>
          <w:t xml:space="preserve"> und den Canvas für sich selbst zum Sa</w:t>
        </w:r>
      </w:ins>
      <w:ins w:id="17" w:author="Per Starke" w:date="2024-03-04T09:43:00Z">
        <w:r w:rsidR="00DE618E">
          <w:rPr>
            <w:rFonts w:ascii="Calibri" w:hAnsi="Calibri" w:cs="Calibri"/>
          </w:rPr>
          <w:t xml:space="preserve">mmeln und Strukturieren von Ideen verwenden. </w:t>
        </w:r>
      </w:ins>
      <w:ins w:id="18" w:author="Per Starke" w:date="2024-03-04T09:28:00Z">
        <w:r w:rsidR="00E33CDF">
          <w:rPr>
            <w:rFonts w:ascii="Calibri" w:hAnsi="Calibri" w:cs="Calibri"/>
          </w:rPr>
          <w:t xml:space="preserve">Im Folgenden verwende ich </w:t>
        </w:r>
      </w:ins>
      <w:ins w:id="19" w:author="Per Starke" w:date="2024-03-04T09:30:00Z">
        <w:r w:rsidR="00E33CDF">
          <w:rPr>
            <w:rFonts w:ascii="Calibri" w:hAnsi="Calibri" w:cs="Calibri"/>
          </w:rPr>
          <w:t xml:space="preserve">ausschließlich den Begriff </w:t>
        </w:r>
      </w:ins>
      <w:ins w:id="20" w:author="Per Starke" w:date="2024-03-04T09:28:00Z">
        <w:r w:rsidR="00E33CDF">
          <w:rPr>
            <w:rFonts w:ascii="Calibri" w:hAnsi="Calibri" w:cs="Calibri"/>
          </w:rPr>
          <w:t>Kund*Innen</w:t>
        </w:r>
      </w:ins>
      <w:ins w:id="21" w:author="Per Starke" w:date="2024-03-04T09:29:00Z">
        <w:r w:rsidR="00E33CDF">
          <w:rPr>
            <w:rFonts w:ascii="Calibri" w:hAnsi="Calibri" w:cs="Calibri"/>
          </w:rPr>
          <w:t xml:space="preserve">, </w:t>
        </w:r>
      </w:ins>
      <w:ins w:id="22" w:author="Per Starke" w:date="2024-03-04T09:30:00Z">
        <w:r w:rsidR="00E33CDF">
          <w:rPr>
            <w:rFonts w:ascii="Calibri" w:hAnsi="Calibri" w:cs="Calibri"/>
          </w:rPr>
          <w:t>um sowohl Kund*In</w:t>
        </w:r>
      </w:ins>
      <w:ins w:id="23" w:author="Per Starke" w:date="2024-03-04T09:31:00Z">
        <w:r w:rsidR="00E33CDF">
          <w:rPr>
            <w:rFonts w:ascii="Calibri" w:hAnsi="Calibri" w:cs="Calibri"/>
          </w:rPr>
          <w:t>nen als auch diejenigen, die den Canvas für ihre Organisation oder ihr Unternehmen verwenden, zu umfassen</w:t>
        </w:r>
      </w:ins>
      <w:ins w:id="24" w:author="Per Starke" w:date="2024-03-04T09:29:00Z">
        <w:r w:rsidR="00E33CDF">
          <w:rPr>
            <w:rFonts w:ascii="Calibri" w:hAnsi="Calibri" w:cs="Calibri"/>
          </w:rPr>
          <w:t>.</w:t>
        </w:r>
      </w:ins>
      <w:ins w:id="25" w:author="Per Starke" w:date="2024-03-04T10:50:00Z">
        <w:r w:rsidR="007744F5">
          <w:rPr>
            <w:rFonts w:ascii="Calibri" w:hAnsi="Calibri" w:cs="Calibri"/>
          </w:rPr>
          <w:t xml:space="preserve"> </w:t>
        </w:r>
      </w:ins>
      <w:r w:rsidRPr="00935D59">
        <w:rPr>
          <w:rFonts w:ascii="Calibri" w:hAnsi="Calibri" w:cs="Calibri"/>
        </w:rPr>
        <w:t xml:space="preserve">Traditionelle Methoden wie Fragebögen </w:t>
      </w:r>
      <w:r w:rsidR="00DE211A">
        <w:rPr>
          <w:rFonts w:ascii="Calibri" w:hAnsi="Calibri" w:cs="Calibri"/>
        </w:rPr>
        <w:t>scheitern häufig daran</w:t>
      </w:r>
      <w:r w:rsidRPr="00935D59">
        <w:rPr>
          <w:rFonts w:ascii="Calibri" w:hAnsi="Calibri" w:cs="Calibri"/>
        </w:rPr>
        <w:t xml:space="preserve">, die Essenz </w:t>
      </w:r>
      <w:r w:rsidR="00DE211A">
        <w:rPr>
          <w:rFonts w:ascii="Calibri" w:hAnsi="Calibri" w:cs="Calibri"/>
        </w:rPr>
        <w:t>realer Anforderungen zu erfassen</w:t>
      </w:r>
      <w:r w:rsidR="005A5215">
        <w:rPr>
          <w:rFonts w:ascii="Calibri" w:hAnsi="Calibri" w:cs="Calibri"/>
        </w:rPr>
        <w:t>. Das führt</w:t>
      </w:r>
      <w:r w:rsidRPr="00935D59">
        <w:rPr>
          <w:rFonts w:ascii="Calibri" w:hAnsi="Calibri" w:cs="Calibri"/>
        </w:rPr>
        <w:t xml:space="preserve"> zu zeitaufwendigen </w:t>
      </w:r>
      <w:r w:rsidR="00DE211A">
        <w:rPr>
          <w:rFonts w:ascii="Calibri" w:hAnsi="Calibri" w:cs="Calibri"/>
        </w:rPr>
        <w:t>und teuren Überarbeitungen und Re-Designs</w:t>
      </w:r>
      <w:r w:rsidRPr="00935D59">
        <w:rPr>
          <w:rFonts w:ascii="Calibri" w:hAnsi="Calibri" w:cs="Calibri"/>
        </w:rPr>
        <w:t xml:space="preserve">. Der Homepage Canvas begegnet diesem Problem, indem er einen strukturierten Rahmen bietet, der Klarheit und Kürze fördert. Er bietet ein klares und prägnantes Format für das Sammeln und Organisieren von Ideen, Wünschen und Präferenzen für </w:t>
      </w:r>
      <w:ins w:id="26" w:author="Per Starke" w:date="2024-03-04T09:33:00Z">
        <w:r w:rsidR="00272B8F">
          <w:rPr>
            <w:rFonts w:ascii="Calibri" w:hAnsi="Calibri" w:cs="Calibri"/>
          </w:rPr>
          <w:t xml:space="preserve">passende </w:t>
        </w:r>
      </w:ins>
      <w:r w:rsidRPr="00935D59">
        <w:rPr>
          <w:rFonts w:ascii="Calibri" w:hAnsi="Calibri" w:cs="Calibri"/>
        </w:rPr>
        <w:t>Website-</w:t>
      </w:r>
      <w:r w:rsidRPr="00935D59">
        <w:rPr>
          <w:rFonts w:ascii="Calibri" w:hAnsi="Calibri" w:cs="Calibri"/>
        </w:rPr>
        <w:lastRenderedPageBreak/>
        <w:t>Projekte.</w:t>
      </w:r>
      <w:ins w:id="27" w:author="Per Starke" w:date="2024-03-04T09:34:00Z">
        <w:r w:rsidR="00272B8F">
          <w:rPr>
            <w:rFonts w:ascii="Calibri" w:hAnsi="Calibri" w:cs="Calibri"/>
          </w:rPr>
          <w:t xml:space="preserve"> Der Canvas ist, wie anfangs bereits erwähnt, primär für statische Sites wie Homepages oder Landing Pages konstruiert. Für </w:t>
        </w:r>
      </w:ins>
      <w:ins w:id="28" w:author="Per Starke" w:date="2024-03-04T09:35:00Z">
        <w:r w:rsidR="00272B8F">
          <w:rPr>
            <w:rFonts w:ascii="Calibri" w:hAnsi="Calibri" w:cs="Calibri"/>
          </w:rPr>
          <w:t xml:space="preserve">eine komplette Anforderungsklärung komplexerer Projekte können Sie hingegen zum Beispiel das Requirements Engineering Framework </w:t>
        </w:r>
      </w:ins>
      <w:ins w:id="29" w:author="Per Starke" w:date="2024-03-04T09:36:00Z">
        <w:r w:rsidR="00272B8F">
          <w:rPr>
            <w:rFonts w:ascii="Calibri" w:hAnsi="Calibri" w:cs="Calibri"/>
          </w:rPr>
          <w:t>req42 [5] verwenden.</w:t>
        </w:r>
      </w:ins>
    </w:p>
    <w:p w14:paraId="29D5F45F" w14:textId="3CF74863" w:rsidR="00AD46D1" w:rsidRDefault="00CE0BF9" w:rsidP="00C16A89">
      <w:pPr>
        <w:spacing w:line="360" w:lineRule="auto"/>
        <w:jc w:val="both"/>
        <w:rPr>
          <w:rFonts w:ascii="Calibri" w:hAnsi="Calibri" w:cs="Calibri"/>
        </w:rPr>
      </w:pPr>
      <w:r w:rsidRPr="00935D59">
        <w:rPr>
          <w:rFonts w:ascii="Calibri" w:hAnsi="Calibri" w:cs="Calibri"/>
        </w:rPr>
        <w:t xml:space="preserve">Der Homepage Canvas </w:t>
      </w:r>
      <w:r w:rsidR="00DE211A">
        <w:rPr>
          <w:rFonts w:ascii="Calibri" w:hAnsi="Calibri" w:cs="Calibri"/>
        </w:rPr>
        <w:t>steht unter der (sehr liberalen)</w:t>
      </w:r>
      <w:r w:rsidRPr="00935D59">
        <w:rPr>
          <w:rFonts w:ascii="Calibri" w:hAnsi="Calibri" w:cs="Calibri"/>
        </w:rPr>
        <w:t xml:space="preserve"> Creative Commons License</w:t>
      </w:r>
      <w:ins w:id="30" w:author="Per Starke" w:date="2024-03-04T10:52:00Z">
        <w:r w:rsidR="000D0524">
          <w:rPr>
            <w:rFonts w:ascii="Calibri" w:hAnsi="Calibri" w:cs="Calibri"/>
          </w:rPr>
          <w:t xml:space="preserve"> [6]</w:t>
        </w:r>
      </w:ins>
      <w:r w:rsidRPr="00935D59">
        <w:rPr>
          <w:rFonts w:ascii="Calibri" w:hAnsi="Calibri" w:cs="Calibri"/>
        </w:rPr>
        <w:t xml:space="preserve">. Das bedeutet, dass </w:t>
      </w:r>
      <w:r w:rsidR="00DE211A">
        <w:rPr>
          <w:rFonts w:ascii="Calibri" w:hAnsi="Calibri" w:cs="Calibri"/>
        </w:rPr>
        <w:t xml:space="preserve">er </w:t>
      </w:r>
      <w:r w:rsidR="00E30817" w:rsidRPr="00935D59">
        <w:rPr>
          <w:rFonts w:ascii="Calibri" w:hAnsi="Calibri" w:cs="Calibri"/>
        </w:rPr>
        <w:t xml:space="preserve">für eigene Arbeit </w:t>
      </w:r>
      <w:r w:rsidR="00DE211A">
        <w:rPr>
          <w:rFonts w:ascii="Calibri" w:hAnsi="Calibri" w:cs="Calibri"/>
        </w:rPr>
        <w:t xml:space="preserve">ohne Einschränkungen </w:t>
      </w:r>
      <w:r w:rsidRPr="00935D59">
        <w:rPr>
          <w:rFonts w:ascii="Calibri" w:hAnsi="Calibri" w:cs="Calibri"/>
        </w:rPr>
        <w:t>verwend</w:t>
      </w:r>
      <w:r w:rsidR="00DE211A">
        <w:rPr>
          <w:rFonts w:ascii="Calibri" w:hAnsi="Calibri" w:cs="Calibri"/>
        </w:rPr>
        <w:t xml:space="preserve">et werden kann. </w:t>
      </w:r>
    </w:p>
    <w:p w14:paraId="3DF6EDC7" w14:textId="6CCA2C76" w:rsidR="002F519F" w:rsidRDefault="002F519F" w:rsidP="00935D59">
      <w:pPr>
        <w:spacing w:line="360" w:lineRule="auto"/>
        <w:jc w:val="both"/>
        <w:rPr>
          <w:rFonts w:ascii="Calibri" w:hAnsi="Calibri" w:cs="Calibri"/>
        </w:rPr>
      </w:pPr>
      <w:r>
        <w:rPr>
          <w:rFonts w:ascii="Calibri" w:hAnsi="Calibri" w:cs="Calibri"/>
        </w:rPr>
        <w:t>Sowohl eine</w:t>
      </w:r>
      <w:r w:rsidRPr="002F519F">
        <w:rPr>
          <w:rFonts w:ascii="Calibri" w:hAnsi="Calibri" w:cs="Calibri"/>
        </w:rPr>
        <w:t xml:space="preserve"> englische als auch eine deutsche Version des Canvas</w:t>
      </w:r>
      <w:r>
        <w:rPr>
          <w:rFonts w:ascii="Calibri" w:hAnsi="Calibri" w:cs="Calibri"/>
        </w:rPr>
        <w:t xml:space="preserve"> sind online verfügbar</w:t>
      </w:r>
      <w:r w:rsidRPr="002F519F">
        <w:rPr>
          <w:rFonts w:ascii="Calibri" w:hAnsi="Calibri" w:cs="Calibri"/>
        </w:rPr>
        <w:t xml:space="preserve">. Beide Versionen </w:t>
      </w:r>
      <w:r>
        <w:rPr>
          <w:rFonts w:ascii="Calibri" w:hAnsi="Calibri" w:cs="Calibri"/>
        </w:rPr>
        <w:t>bieten</w:t>
      </w:r>
      <w:r w:rsidRPr="002F519F">
        <w:rPr>
          <w:rFonts w:ascii="Calibri" w:hAnsi="Calibri" w:cs="Calibri"/>
        </w:rPr>
        <w:t xml:space="preserve"> eine genaue Erklärung </w:t>
      </w:r>
      <w:r>
        <w:rPr>
          <w:rFonts w:ascii="Calibri" w:hAnsi="Calibri" w:cs="Calibri"/>
        </w:rPr>
        <w:t>des Gesamtkonzepts</w:t>
      </w:r>
      <w:r w:rsidRPr="002F519F">
        <w:rPr>
          <w:rFonts w:ascii="Calibri" w:hAnsi="Calibri" w:cs="Calibri"/>
        </w:rPr>
        <w:t xml:space="preserve"> </w:t>
      </w:r>
      <w:r>
        <w:rPr>
          <w:rFonts w:ascii="Calibri" w:hAnsi="Calibri" w:cs="Calibri"/>
        </w:rPr>
        <w:t xml:space="preserve">sowie der </w:t>
      </w:r>
      <w:r w:rsidRPr="002F519F">
        <w:rPr>
          <w:rFonts w:ascii="Calibri" w:hAnsi="Calibri" w:cs="Calibri"/>
        </w:rPr>
        <w:t>einzelnen Fragen</w:t>
      </w:r>
      <w:r>
        <w:rPr>
          <w:rFonts w:ascii="Calibri" w:hAnsi="Calibri" w:cs="Calibri"/>
        </w:rPr>
        <w:t xml:space="preserve"> und Bereiche</w:t>
      </w:r>
      <w:r w:rsidRPr="002F519F">
        <w:rPr>
          <w:rFonts w:ascii="Calibri" w:hAnsi="Calibri" w:cs="Calibri"/>
        </w:rPr>
        <w:t xml:space="preserve">, </w:t>
      </w:r>
      <w:r>
        <w:rPr>
          <w:rFonts w:ascii="Calibri" w:hAnsi="Calibri" w:cs="Calibri"/>
        </w:rPr>
        <w:t>und umfassen</w:t>
      </w:r>
      <w:r w:rsidRPr="002F519F">
        <w:rPr>
          <w:rFonts w:ascii="Calibri" w:hAnsi="Calibri" w:cs="Calibri"/>
        </w:rPr>
        <w:t xml:space="preserve"> einen Download und mehrere Beispiele. Die englische Version ist unter</w:t>
      </w:r>
      <w:ins w:id="31" w:author="Per Starke" w:date="2024-03-04T09:36:00Z">
        <w:r w:rsidR="002F104A">
          <w:rPr>
            <w:rFonts w:ascii="Calibri" w:hAnsi="Calibri" w:cs="Calibri"/>
          </w:rPr>
          <w:t xml:space="preserve"> </w:t>
        </w:r>
        <w:r w:rsidR="002F104A">
          <w:rPr>
            <w:rFonts w:ascii="Calibri" w:hAnsi="Calibri" w:cs="Calibri"/>
          </w:rPr>
          <w:fldChar w:fldCharType="begin"/>
        </w:r>
        <w:r w:rsidR="002F104A">
          <w:rPr>
            <w:rFonts w:ascii="Calibri" w:hAnsi="Calibri" w:cs="Calibri"/>
          </w:rPr>
          <w:instrText>HYPERLINK ""</w:instrText>
        </w:r>
        <w:r w:rsidR="002F104A">
          <w:rPr>
            <w:rFonts w:ascii="Calibri" w:hAnsi="Calibri" w:cs="Calibri"/>
          </w:rPr>
          <w:fldChar w:fldCharType="separate"/>
        </w:r>
        <w:r w:rsidR="002F104A">
          <w:rPr>
            <w:rFonts w:ascii="Calibri" w:hAnsi="Calibri" w:cs="Calibri"/>
          </w:rPr>
          <w:fldChar w:fldCharType="end"/>
        </w:r>
      </w:ins>
      <w:r w:rsidR="00DC657F">
        <w:rPr>
          <w:rFonts w:ascii="Calibri" w:hAnsi="Calibri" w:cs="Calibri"/>
        </w:rPr>
        <w:t xml:space="preserve">[3] </w:t>
      </w:r>
      <w:r w:rsidRPr="002F519F">
        <w:rPr>
          <w:rFonts w:ascii="Calibri" w:hAnsi="Calibri" w:cs="Calibri"/>
        </w:rPr>
        <w:t xml:space="preserve">und die deutsche Version unter </w:t>
      </w:r>
      <w:r w:rsidR="00DC657F">
        <w:rPr>
          <w:rFonts w:ascii="Calibri" w:hAnsi="Calibri" w:cs="Calibri"/>
        </w:rPr>
        <w:t xml:space="preserve">[4] </w:t>
      </w:r>
      <w:r w:rsidRPr="002F519F">
        <w:rPr>
          <w:rFonts w:ascii="Calibri" w:hAnsi="Calibri" w:cs="Calibri"/>
        </w:rPr>
        <w:t>zu finden.</w:t>
      </w:r>
    </w:p>
    <w:p w14:paraId="202BE302" w14:textId="3F80D772" w:rsidR="00D871A7" w:rsidRDefault="00D871A7" w:rsidP="00935D59">
      <w:pPr>
        <w:spacing w:line="360" w:lineRule="auto"/>
        <w:jc w:val="both"/>
        <w:rPr>
          <w:rFonts w:ascii="Calibri" w:hAnsi="Calibri" w:cs="Calibri"/>
        </w:rPr>
      </w:pPr>
      <w:r w:rsidRPr="00935D59">
        <w:rPr>
          <w:rFonts w:ascii="Calibri" w:hAnsi="Calibri" w:cs="Calibri"/>
        </w:rPr>
        <w:t xml:space="preserve">Der Homepage Canvas ist in drei Hauptbereiche unterteilt: Inhaltliche Strategie, Stil und Organisatorisches. Jeder dieser Bereiche </w:t>
      </w:r>
      <w:r w:rsidR="002951FA">
        <w:rPr>
          <w:rFonts w:ascii="Calibri" w:hAnsi="Calibri" w:cs="Calibri"/>
        </w:rPr>
        <w:t>enthält</w:t>
      </w:r>
      <w:r w:rsidRPr="00935D59">
        <w:rPr>
          <w:rFonts w:ascii="Calibri" w:hAnsi="Calibri" w:cs="Calibri"/>
        </w:rPr>
        <w:t xml:space="preserve"> </w:t>
      </w:r>
      <w:r w:rsidR="002951FA">
        <w:rPr>
          <w:rFonts w:ascii="Calibri" w:hAnsi="Calibri" w:cs="Calibri"/>
        </w:rPr>
        <w:t xml:space="preserve">konkrete </w:t>
      </w:r>
      <w:r w:rsidRPr="00935D59">
        <w:rPr>
          <w:rFonts w:ascii="Calibri" w:hAnsi="Calibri" w:cs="Calibri"/>
        </w:rPr>
        <w:t xml:space="preserve">Fragen, die darauf abzielen, wichtige Informationen von Kund*Innen zu erhalten. Diese Fragen helfen den Kund*Innen, ihre Ziele, Inhaltsanforderungen, Designpräferenzen und </w:t>
      </w:r>
      <w:ins w:id="32" w:author="Per Starke" w:date="2024-03-04T09:37:00Z">
        <w:r w:rsidR="00F13D37">
          <w:rPr>
            <w:rFonts w:ascii="Calibri" w:hAnsi="Calibri" w:cs="Calibri"/>
          </w:rPr>
          <w:t>sonstige</w:t>
        </w:r>
      </w:ins>
      <w:ins w:id="33" w:author="Per Starke" w:date="2024-03-04T09:38:00Z">
        <w:r w:rsidR="005D4CF0">
          <w:rPr>
            <w:rFonts w:ascii="Calibri" w:hAnsi="Calibri" w:cs="Calibri"/>
          </w:rPr>
          <w:t>n</w:t>
        </w:r>
      </w:ins>
      <w:r w:rsidRPr="00935D59">
        <w:rPr>
          <w:rFonts w:ascii="Calibri" w:hAnsi="Calibri" w:cs="Calibri"/>
        </w:rPr>
        <w:t xml:space="preserve"> Anforderungen klar und präzise zu artikulieren. </w:t>
      </w:r>
      <w:r w:rsidR="002951FA">
        <w:rPr>
          <w:rFonts w:ascii="Calibri" w:hAnsi="Calibri" w:cs="Calibri"/>
        </w:rPr>
        <w:t>Diese klare und einfach</w:t>
      </w:r>
      <w:ins w:id="34" w:author="Per Starke" w:date="2024-03-04T09:38:00Z">
        <w:r w:rsidR="006F22ED">
          <w:rPr>
            <w:rFonts w:ascii="Calibri" w:hAnsi="Calibri" w:cs="Calibri"/>
          </w:rPr>
          <w:t>e</w:t>
        </w:r>
      </w:ins>
      <w:r w:rsidR="002951FA">
        <w:rPr>
          <w:rFonts w:ascii="Calibri" w:hAnsi="Calibri" w:cs="Calibri"/>
        </w:rPr>
        <w:t xml:space="preserve"> Struktur des Canvas</w:t>
      </w:r>
      <w:r w:rsidRPr="00935D59">
        <w:rPr>
          <w:rFonts w:ascii="Calibri" w:hAnsi="Calibri" w:cs="Calibri"/>
        </w:rPr>
        <w:t xml:space="preserve"> minimiert Missverständnisse und </w:t>
      </w:r>
      <w:r w:rsidR="0066758A">
        <w:rPr>
          <w:rFonts w:ascii="Calibri" w:hAnsi="Calibri" w:cs="Calibri"/>
        </w:rPr>
        <w:t xml:space="preserve">kann </w:t>
      </w:r>
      <w:r w:rsidR="002951FA">
        <w:rPr>
          <w:rFonts w:ascii="Calibri" w:hAnsi="Calibri" w:cs="Calibri"/>
        </w:rPr>
        <w:t xml:space="preserve">helfen, </w:t>
      </w:r>
      <w:r w:rsidR="0066758A">
        <w:rPr>
          <w:rFonts w:ascii="Calibri" w:hAnsi="Calibri" w:cs="Calibri"/>
        </w:rPr>
        <w:t xml:space="preserve">Entwicklungszeit </w:t>
      </w:r>
      <w:ins w:id="35" w:author="Dr. Gernot Starke" w:date="2024-03-02T17:54:00Z">
        <w:r w:rsidR="002951FA">
          <w:rPr>
            <w:rFonts w:ascii="Calibri" w:hAnsi="Calibri" w:cs="Calibri"/>
          </w:rPr>
          <w:t xml:space="preserve">zu </w:t>
        </w:r>
      </w:ins>
      <w:r w:rsidR="0066758A">
        <w:rPr>
          <w:rFonts w:ascii="Calibri" w:hAnsi="Calibri" w:cs="Calibri"/>
        </w:rPr>
        <w:t>reduzieren</w:t>
      </w:r>
      <w:ins w:id="36" w:author="Dr. Gernot Starke" w:date="2024-03-02T17:54:00Z">
        <w:r w:rsidR="002951FA">
          <w:rPr>
            <w:rFonts w:ascii="Calibri" w:hAnsi="Calibri" w:cs="Calibri"/>
          </w:rPr>
          <w:t>.</w:t>
        </w:r>
      </w:ins>
    </w:p>
    <w:p w14:paraId="72928E5D" w14:textId="793C9A9A" w:rsidR="00D772DF" w:rsidRPr="00935D59" w:rsidRDefault="00D772DF" w:rsidP="00935D59">
      <w:pPr>
        <w:spacing w:line="360" w:lineRule="auto"/>
        <w:jc w:val="both"/>
        <w:rPr>
          <w:rFonts w:ascii="Calibri" w:hAnsi="Calibri" w:cs="Calibri"/>
        </w:rPr>
      </w:pPr>
      <w:r>
        <w:rPr>
          <w:rFonts w:ascii="Calibri" w:hAnsi="Calibri" w:cs="Calibri"/>
        </w:rPr>
        <w:t xml:space="preserve">Im Folgenden </w:t>
      </w:r>
      <w:r w:rsidR="00BA6F2F">
        <w:rPr>
          <w:rFonts w:ascii="Calibri" w:hAnsi="Calibri" w:cs="Calibri"/>
        </w:rPr>
        <w:t xml:space="preserve">stelle ich </w:t>
      </w:r>
      <w:r>
        <w:rPr>
          <w:rFonts w:ascii="Calibri" w:hAnsi="Calibri" w:cs="Calibri"/>
        </w:rPr>
        <w:t>die drei Bereiche des Canvas kurz vor.</w:t>
      </w:r>
      <w:r w:rsidR="002F519F">
        <w:rPr>
          <w:rFonts w:ascii="Calibri" w:hAnsi="Calibri" w:cs="Calibri"/>
        </w:rPr>
        <w:t xml:space="preserve"> Die </w:t>
      </w:r>
      <w:r w:rsidR="00CB3A03">
        <w:rPr>
          <w:rFonts w:ascii="Calibri" w:hAnsi="Calibri" w:cs="Calibri"/>
        </w:rPr>
        <w:t xml:space="preserve">jeweiligen </w:t>
      </w:r>
      <w:r w:rsidR="002F519F">
        <w:rPr>
          <w:rFonts w:ascii="Calibri" w:hAnsi="Calibri" w:cs="Calibri"/>
        </w:rPr>
        <w:t>genauen Fragen</w:t>
      </w:r>
      <w:r w:rsidR="00AC1301">
        <w:rPr>
          <w:rFonts w:ascii="Calibri" w:hAnsi="Calibri" w:cs="Calibri"/>
        </w:rPr>
        <w:t xml:space="preserve"> inklusive Erklärungen</w:t>
      </w:r>
      <w:r w:rsidR="002F519F">
        <w:rPr>
          <w:rFonts w:ascii="Calibri" w:hAnsi="Calibri" w:cs="Calibri"/>
        </w:rPr>
        <w:t xml:space="preserve"> </w:t>
      </w:r>
      <w:r w:rsidR="00BA6F2F">
        <w:rPr>
          <w:rFonts w:ascii="Calibri" w:hAnsi="Calibri" w:cs="Calibri"/>
        </w:rPr>
        <w:t xml:space="preserve">finden Sie </w:t>
      </w:r>
      <w:r w:rsidR="002F519F">
        <w:rPr>
          <w:rFonts w:ascii="Calibri" w:hAnsi="Calibri" w:cs="Calibri"/>
        </w:rPr>
        <w:t>auf der Website des Homepage Canvas.</w:t>
      </w:r>
    </w:p>
    <w:p w14:paraId="722DB671" w14:textId="39FFAA0F" w:rsidR="00CE0BF9" w:rsidRPr="00935D59" w:rsidRDefault="00CE0BF9" w:rsidP="00935D59">
      <w:pPr>
        <w:pStyle w:val="berschrift3"/>
        <w:rPr>
          <w:rFonts w:ascii="Calibri" w:hAnsi="Calibri" w:cs="Calibri"/>
        </w:rPr>
      </w:pPr>
      <w:bookmarkStart w:id="37" w:name="_Toc160442364"/>
      <w:r w:rsidRPr="00935D59">
        <w:rPr>
          <w:rFonts w:ascii="Calibri" w:hAnsi="Calibri" w:cs="Calibri"/>
        </w:rPr>
        <w:t>Inhaltliche Strategie</w:t>
      </w:r>
      <w:bookmarkEnd w:id="37"/>
      <w:r w:rsidRPr="00935D59">
        <w:rPr>
          <w:rFonts w:ascii="Calibri" w:hAnsi="Calibri" w:cs="Calibri"/>
        </w:rPr>
        <w:t xml:space="preserve"> </w:t>
      </w:r>
    </w:p>
    <w:p w14:paraId="309475B7" w14:textId="7A01694E" w:rsidR="00CE0BF9" w:rsidRDefault="00CE0BF9" w:rsidP="00C16A89">
      <w:pPr>
        <w:spacing w:line="360" w:lineRule="auto"/>
        <w:jc w:val="both"/>
        <w:rPr>
          <w:rFonts w:ascii="Calibri" w:hAnsi="Calibri" w:cs="Calibri"/>
        </w:rPr>
      </w:pPr>
      <w:r w:rsidRPr="00935D59">
        <w:rPr>
          <w:rFonts w:ascii="Calibri" w:hAnsi="Calibri" w:cs="Calibri"/>
        </w:rPr>
        <w:t xml:space="preserve">Dieser Abschnitt konzentriert sich darauf, die primären Ziele der Website zu definieren, die Zielgruppe zu identifizieren </w:t>
      </w:r>
      <w:r w:rsidR="002951FA">
        <w:rPr>
          <w:rFonts w:ascii="Calibri" w:hAnsi="Calibri" w:cs="Calibri"/>
        </w:rPr>
        <w:t>sowie</w:t>
      </w:r>
      <w:r w:rsidRPr="00935D59">
        <w:rPr>
          <w:rFonts w:ascii="Calibri" w:hAnsi="Calibri" w:cs="Calibri"/>
        </w:rPr>
        <w:t xml:space="preserve"> Schlüsselbotschaften und </w:t>
      </w:r>
      <w:r w:rsidR="002951FA">
        <w:rPr>
          <w:rFonts w:ascii="Calibri" w:hAnsi="Calibri" w:cs="Calibri"/>
        </w:rPr>
        <w:t>inhaltliche A</w:t>
      </w:r>
      <w:r w:rsidRPr="00935D59">
        <w:rPr>
          <w:rFonts w:ascii="Calibri" w:hAnsi="Calibri" w:cs="Calibri"/>
        </w:rPr>
        <w:t>nforderungen zu skizzieren. Kund</w:t>
      </w:r>
      <w:r w:rsidR="00AD2765" w:rsidRPr="00935D59">
        <w:rPr>
          <w:rFonts w:ascii="Calibri" w:hAnsi="Calibri" w:cs="Calibri"/>
        </w:rPr>
        <w:t>*Innen</w:t>
      </w:r>
      <w:r w:rsidRPr="00935D59">
        <w:rPr>
          <w:rFonts w:ascii="Calibri" w:hAnsi="Calibri" w:cs="Calibri"/>
        </w:rPr>
        <w:t xml:space="preserve"> werden aufgefordert, ihre Ziele für die Website </w:t>
      </w:r>
      <w:r w:rsidR="002951FA">
        <w:rPr>
          <w:rFonts w:ascii="Calibri" w:hAnsi="Calibri" w:cs="Calibri"/>
        </w:rPr>
        <w:t xml:space="preserve">in wenigen Stichworten </w:t>
      </w:r>
      <w:r w:rsidRPr="00935D59">
        <w:rPr>
          <w:rFonts w:ascii="Calibri" w:hAnsi="Calibri" w:cs="Calibri"/>
        </w:rPr>
        <w:t xml:space="preserve">zu formulieren, ihre </w:t>
      </w:r>
      <w:r w:rsidR="002951FA">
        <w:rPr>
          <w:rFonts w:ascii="Calibri" w:hAnsi="Calibri" w:cs="Calibri"/>
        </w:rPr>
        <w:t xml:space="preserve">gewünschte Zielgruppe </w:t>
      </w:r>
      <w:r w:rsidRPr="00935D59">
        <w:rPr>
          <w:rFonts w:ascii="Calibri" w:hAnsi="Calibri" w:cs="Calibri"/>
        </w:rPr>
        <w:t xml:space="preserve">zu beschreiben und die Arten von Inhalten anzugeben, die sie einbeziehen möchten. </w:t>
      </w:r>
    </w:p>
    <w:p w14:paraId="7BCF0AE2" w14:textId="4A9AA59D" w:rsidR="00783155" w:rsidRPr="00935D59" w:rsidRDefault="00783155" w:rsidP="00C16A89">
      <w:pPr>
        <w:spacing w:line="360" w:lineRule="auto"/>
        <w:jc w:val="both"/>
        <w:rPr>
          <w:rFonts w:ascii="Calibri" w:hAnsi="Calibri" w:cs="Calibri"/>
        </w:rPr>
      </w:pPr>
      <w:r>
        <w:rPr>
          <w:rFonts w:ascii="Calibri" w:hAnsi="Calibri" w:cs="Calibri"/>
        </w:rPr>
        <w:t xml:space="preserve">Mit Hilfe dieser Informationen können Entwickler*Innen </w:t>
      </w:r>
      <w:r w:rsidR="00851DC3">
        <w:rPr>
          <w:rFonts w:ascii="Calibri" w:hAnsi="Calibri" w:cs="Calibri"/>
        </w:rPr>
        <w:t xml:space="preserve">spezifisch </w:t>
      </w:r>
      <w:r>
        <w:rPr>
          <w:rFonts w:ascii="Calibri" w:hAnsi="Calibri" w:cs="Calibri"/>
        </w:rPr>
        <w:t>das Design, die Struktur, die Text-Formulierungen</w:t>
      </w:r>
      <w:ins w:id="38" w:author="Per Starke" w:date="2024-03-04T09:39:00Z">
        <w:r w:rsidR="00007ACB">
          <w:rPr>
            <w:rFonts w:ascii="Calibri" w:hAnsi="Calibri" w:cs="Calibri"/>
          </w:rPr>
          <w:t xml:space="preserve"> </w:t>
        </w:r>
      </w:ins>
      <w:r w:rsidR="00851DC3">
        <w:rPr>
          <w:rFonts w:ascii="Calibri" w:hAnsi="Calibri" w:cs="Calibri"/>
        </w:rPr>
        <w:t xml:space="preserve">und das allgemeine Feeling der Seite an die Zielgruppe und Zielsetzung anpassen. </w:t>
      </w:r>
      <w:r w:rsidR="00BA6F2F">
        <w:rPr>
          <w:rFonts w:ascii="Calibri" w:hAnsi="Calibri" w:cs="Calibri"/>
        </w:rPr>
        <w:t xml:space="preserve">Das erhöht die </w:t>
      </w:r>
      <w:r w:rsidR="00851DC3">
        <w:rPr>
          <w:rFonts w:ascii="Calibri" w:hAnsi="Calibri" w:cs="Calibri"/>
        </w:rPr>
        <w:t xml:space="preserve">Nutzerfreundlichkeit und </w:t>
      </w:r>
      <w:r w:rsidR="00BA6F2F">
        <w:rPr>
          <w:rFonts w:ascii="Calibri" w:hAnsi="Calibri" w:cs="Calibri"/>
        </w:rPr>
        <w:t xml:space="preserve">hilft, </w:t>
      </w:r>
      <w:r w:rsidR="00851DC3">
        <w:rPr>
          <w:rFonts w:ascii="Calibri" w:hAnsi="Calibri" w:cs="Calibri"/>
        </w:rPr>
        <w:t xml:space="preserve">die Ziele der Website besser </w:t>
      </w:r>
      <w:r w:rsidR="00BA6F2F">
        <w:rPr>
          <w:rFonts w:ascii="Calibri" w:hAnsi="Calibri" w:cs="Calibri"/>
        </w:rPr>
        <w:t xml:space="preserve">zu </w:t>
      </w:r>
      <w:r w:rsidR="00851DC3">
        <w:rPr>
          <w:rFonts w:ascii="Calibri" w:hAnsi="Calibri" w:cs="Calibri"/>
        </w:rPr>
        <w:t>erreich</w:t>
      </w:r>
      <w:r w:rsidR="00BA6F2F">
        <w:rPr>
          <w:rFonts w:ascii="Calibri" w:hAnsi="Calibri" w:cs="Calibri"/>
        </w:rPr>
        <w:t>en</w:t>
      </w:r>
      <w:r w:rsidR="00851DC3">
        <w:rPr>
          <w:rFonts w:ascii="Calibri" w:hAnsi="Calibri" w:cs="Calibri"/>
        </w:rPr>
        <w:t>.</w:t>
      </w:r>
    </w:p>
    <w:p w14:paraId="2F92E9A9" w14:textId="319F9D51" w:rsidR="00CE0BF9" w:rsidRPr="00935D59" w:rsidRDefault="00CE0BF9" w:rsidP="00935D59">
      <w:pPr>
        <w:pStyle w:val="berschrift3"/>
        <w:rPr>
          <w:rFonts w:ascii="Calibri" w:hAnsi="Calibri" w:cs="Calibri"/>
        </w:rPr>
      </w:pPr>
      <w:bookmarkStart w:id="39" w:name="_Toc160442365"/>
      <w:r w:rsidRPr="00935D59">
        <w:rPr>
          <w:rFonts w:ascii="Calibri" w:hAnsi="Calibri" w:cs="Calibri"/>
        </w:rPr>
        <w:lastRenderedPageBreak/>
        <w:t>Stil</w:t>
      </w:r>
      <w:bookmarkEnd w:id="39"/>
      <w:r w:rsidRPr="00935D59">
        <w:rPr>
          <w:rFonts w:ascii="Calibri" w:hAnsi="Calibri" w:cs="Calibri"/>
        </w:rPr>
        <w:t xml:space="preserve"> </w:t>
      </w:r>
    </w:p>
    <w:p w14:paraId="6DDA7105" w14:textId="310ABFCF" w:rsidR="00CE0BF9" w:rsidRDefault="00CE0BF9" w:rsidP="00C16A89">
      <w:pPr>
        <w:spacing w:line="360" w:lineRule="auto"/>
        <w:jc w:val="both"/>
        <w:rPr>
          <w:rFonts w:ascii="Calibri" w:hAnsi="Calibri" w:cs="Calibri"/>
        </w:rPr>
      </w:pPr>
      <w:r w:rsidRPr="00935D59">
        <w:rPr>
          <w:rFonts w:ascii="Calibri" w:hAnsi="Calibri" w:cs="Calibri"/>
        </w:rPr>
        <w:t xml:space="preserve">Der Stilabschnitt geht auf die visuellen Aspekte der Website ein, einschließlich </w:t>
      </w:r>
      <w:ins w:id="40" w:author="Per Starke" w:date="2024-03-04T10:53:00Z">
        <w:r w:rsidR="00F0393E">
          <w:rPr>
            <w:rFonts w:ascii="Calibri" w:hAnsi="Calibri" w:cs="Calibri"/>
          </w:rPr>
          <w:t>al</w:t>
        </w:r>
      </w:ins>
      <w:ins w:id="41" w:author="Per Starke" w:date="2024-03-04T10:54:00Z">
        <w:r w:rsidR="00F0393E">
          <w:rPr>
            <w:rFonts w:ascii="Calibri" w:hAnsi="Calibri" w:cs="Calibri"/>
          </w:rPr>
          <w:t xml:space="preserve">lgemeiner </w:t>
        </w:r>
      </w:ins>
      <w:r w:rsidRPr="00935D59">
        <w:rPr>
          <w:rFonts w:ascii="Calibri" w:hAnsi="Calibri" w:cs="Calibri"/>
        </w:rPr>
        <w:t xml:space="preserve">Designpräferenzen, Branding-Elemente und Bildmaterial. </w:t>
      </w:r>
      <w:r w:rsidR="002951FA">
        <w:rPr>
          <w:rFonts w:ascii="Calibri" w:hAnsi="Calibri" w:cs="Calibri"/>
        </w:rPr>
        <w:t>Er enthält kurze Statements zu</w:t>
      </w:r>
      <w:r w:rsidRPr="00935D59">
        <w:rPr>
          <w:rFonts w:ascii="Calibri" w:hAnsi="Calibri" w:cs="Calibri"/>
        </w:rPr>
        <w:t xml:space="preserve"> </w:t>
      </w:r>
      <w:r w:rsidR="002951FA">
        <w:rPr>
          <w:rFonts w:ascii="Calibri" w:hAnsi="Calibri" w:cs="Calibri"/>
        </w:rPr>
        <w:t xml:space="preserve">generellem </w:t>
      </w:r>
      <w:r w:rsidRPr="00935D59">
        <w:rPr>
          <w:rFonts w:ascii="Calibri" w:hAnsi="Calibri" w:cs="Calibri"/>
        </w:rPr>
        <w:t xml:space="preserve">Aussehen </w:t>
      </w:r>
      <w:r w:rsidR="002951FA">
        <w:rPr>
          <w:rFonts w:ascii="Calibri" w:hAnsi="Calibri" w:cs="Calibri"/>
        </w:rPr>
        <w:t>und Layout. Es beschreibt das „Feeling“, dass sie bei ihrer Zielgruppe auslösen möchten.</w:t>
      </w:r>
      <w:r w:rsidRPr="00935D59">
        <w:rPr>
          <w:rFonts w:ascii="Calibri" w:hAnsi="Calibri" w:cs="Calibri"/>
        </w:rPr>
        <w:t xml:space="preserve"> </w:t>
      </w:r>
      <w:r w:rsidR="002951FA">
        <w:rPr>
          <w:rFonts w:ascii="Calibri" w:hAnsi="Calibri" w:cs="Calibri"/>
        </w:rPr>
        <w:t xml:space="preserve">Nennen Sie hier gerne </w:t>
      </w:r>
      <w:r w:rsidRPr="00935D59">
        <w:rPr>
          <w:rFonts w:ascii="Calibri" w:hAnsi="Calibri" w:cs="Calibri"/>
        </w:rPr>
        <w:t xml:space="preserve">Beispiele von Websites, die </w:t>
      </w:r>
      <w:r w:rsidR="00165612">
        <w:rPr>
          <w:rFonts w:ascii="Calibri" w:hAnsi="Calibri" w:cs="Calibri"/>
        </w:rPr>
        <w:t>Sie</w:t>
      </w:r>
      <w:r w:rsidRPr="00935D59">
        <w:rPr>
          <w:rFonts w:ascii="Calibri" w:hAnsi="Calibri" w:cs="Calibri"/>
        </w:rPr>
        <w:t xml:space="preserve"> </w:t>
      </w:r>
      <w:r w:rsidR="002951FA">
        <w:rPr>
          <w:rFonts w:ascii="Calibri" w:hAnsi="Calibri" w:cs="Calibri"/>
        </w:rPr>
        <w:t xml:space="preserve">als Vorbilder in dieser Hinsicht ansehen. Ein wichtiges Element im Stil-Abschnitt bilden </w:t>
      </w:r>
      <w:r w:rsidRPr="00935D59">
        <w:rPr>
          <w:rFonts w:ascii="Calibri" w:hAnsi="Calibri" w:cs="Calibri"/>
        </w:rPr>
        <w:t xml:space="preserve"> Farbschemata und Branding-Elemente. </w:t>
      </w:r>
    </w:p>
    <w:p w14:paraId="51D225B8" w14:textId="2A74144E" w:rsidR="00851DC3" w:rsidRPr="00935D59" w:rsidRDefault="00851DC3" w:rsidP="00C16A89">
      <w:pPr>
        <w:spacing w:line="360" w:lineRule="auto"/>
        <w:jc w:val="both"/>
        <w:rPr>
          <w:rFonts w:ascii="Calibri" w:hAnsi="Calibri" w:cs="Calibri"/>
        </w:rPr>
      </w:pPr>
      <w:r>
        <w:rPr>
          <w:rFonts w:ascii="Calibri" w:hAnsi="Calibri" w:cs="Calibri"/>
        </w:rPr>
        <w:t>Diese Informationen helfen dabei, dass die konkrete optische Gestaltung der Website den Wünschen und Visionen der Kund*Innen entspricht.</w:t>
      </w:r>
    </w:p>
    <w:p w14:paraId="083CDC8C" w14:textId="19392D46" w:rsidR="00CE0BF9" w:rsidRPr="00935D59" w:rsidRDefault="00CE0BF9" w:rsidP="00935D59">
      <w:pPr>
        <w:pStyle w:val="berschrift3"/>
        <w:rPr>
          <w:rFonts w:ascii="Calibri" w:hAnsi="Calibri" w:cs="Calibri"/>
        </w:rPr>
      </w:pPr>
      <w:bookmarkStart w:id="42" w:name="_Toc160442366"/>
      <w:r w:rsidRPr="00935D59">
        <w:rPr>
          <w:rFonts w:ascii="Calibri" w:hAnsi="Calibri" w:cs="Calibri"/>
        </w:rPr>
        <w:t>Organisatorisches</w:t>
      </w:r>
      <w:bookmarkEnd w:id="42"/>
      <w:r w:rsidRPr="00935D59">
        <w:rPr>
          <w:rFonts w:ascii="Calibri" w:hAnsi="Calibri" w:cs="Calibri"/>
        </w:rPr>
        <w:t xml:space="preserve"> </w:t>
      </w:r>
    </w:p>
    <w:p w14:paraId="1F8AD4E0" w14:textId="018C45B7" w:rsidR="00AD2765" w:rsidRPr="00935D59" w:rsidRDefault="00CE0BF9" w:rsidP="00C16A89">
      <w:pPr>
        <w:spacing w:line="360" w:lineRule="auto"/>
        <w:jc w:val="both"/>
        <w:rPr>
          <w:rFonts w:ascii="Calibri" w:hAnsi="Calibri" w:cs="Calibri"/>
        </w:rPr>
      </w:pPr>
      <w:r w:rsidRPr="00935D59">
        <w:rPr>
          <w:rFonts w:ascii="Calibri" w:hAnsi="Calibri" w:cs="Calibri"/>
        </w:rPr>
        <w:t xml:space="preserve">Der organisatorische Abschnitt befasst sich mit praktischen Überlegungen wie Fristen und Budget. Diese Informationen </w:t>
      </w:r>
      <w:r w:rsidR="005E1577">
        <w:rPr>
          <w:rFonts w:ascii="Calibri" w:hAnsi="Calibri" w:cs="Calibri"/>
        </w:rPr>
        <w:t>bilden die Grundlage für Zeit- und Budgetplanung</w:t>
      </w:r>
      <w:r w:rsidRPr="00935D59">
        <w:rPr>
          <w:rFonts w:ascii="Calibri" w:hAnsi="Calibri" w:cs="Calibri"/>
        </w:rPr>
        <w:t xml:space="preserve">. </w:t>
      </w:r>
      <w:r w:rsidR="002951FA">
        <w:rPr>
          <w:rFonts w:ascii="Calibri" w:hAnsi="Calibri" w:cs="Calibri"/>
        </w:rPr>
        <w:t xml:space="preserve">In klassischen Projektvorgehen fallen diese Informationen unter die Kategorie von </w:t>
      </w:r>
      <w:r w:rsidR="002271F5">
        <w:rPr>
          <w:rFonts w:ascii="Calibri" w:hAnsi="Calibri" w:cs="Calibri"/>
        </w:rPr>
        <w:t>„</w:t>
      </w:r>
      <w:r w:rsidR="002951FA">
        <w:rPr>
          <w:rFonts w:ascii="Calibri" w:hAnsi="Calibri" w:cs="Calibri"/>
        </w:rPr>
        <w:t>Randbedingungen</w:t>
      </w:r>
      <w:r w:rsidR="002271F5">
        <w:rPr>
          <w:rFonts w:ascii="Calibri" w:hAnsi="Calibri" w:cs="Calibri"/>
        </w:rPr>
        <w:t>".</w:t>
      </w:r>
    </w:p>
    <w:p w14:paraId="43A8D3CA" w14:textId="161D3E62" w:rsidR="00CE0BF9" w:rsidRPr="00935D59" w:rsidRDefault="00CE0BF9" w:rsidP="00724848">
      <w:pPr>
        <w:pStyle w:val="berschrift2"/>
        <w:rPr>
          <w:rFonts w:ascii="Calibri" w:hAnsi="Calibri" w:cs="Calibri"/>
        </w:rPr>
      </w:pPr>
      <w:bookmarkStart w:id="43" w:name="_Toc160442367"/>
      <w:r w:rsidRPr="00935D59">
        <w:rPr>
          <w:rFonts w:ascii="Calibri" w:hAnsi="Calibri" w:cs="Calibri"/>
        </w:rPr>
        <w:t>Beispiele</w:t>
      </w:r>
      <w:bookmarkEnd w:id="43"/>
    </w:p>
    <w:p w14:paraId="10875A6F" w14:textId="6871C718" w:rsidR="00E901FF" w:rsidRPr="00935D59" w:rsidRDefault="00654484" w:rsidP="00C16A89">
      <w:pPr>
        <w:spacing w:line="360" w:lineRule="auto"/>
        <w:jc w:val="both"/>
        <w:rPr>
          <w:rFonts w:ascii="Calibri" w:hAnsi="Calibri" w:cs="Calibri"/>
        </w:rPr>
      </w:pPr>
      <w:r>
        <w:rPr>
          <w:rFonts w:ascii="Calibri" w:hAnsi="Calibri" w:cs="Calibri"/>
        </w:rPr>
        <w:t>Den</w:t>
      </w:r>
      <w:r w:rsidRPr="00935D59">
        <w:rPr>
          <w:rFonts w:ascii="Calibri" w:hAnsi="Calibri" w:cs="Calibri"/>
        </w:rPr>
        <w:t xml:space="preserve"> </w:t>
      </w:r>
      <w:r w:rsidR="00CE0BF9" w:rsidRPr="00935D59">
        <w:rPr>
          <w:rFonts w:ascii="Calibri" w:hAnsi="Calibri" w:cs="Calibri"/>
        </w:rPr>
        <w:t xml:space="preserve">Homepage Canvas </w:t>
      </w:r>
      <w:ins w:id="44" w:author="Per Starke" w:date="2024-03-03T14:55:00Z">
        <w:r w:rsidR="00A36224">
          <w:rPr>
            <w:rFonts w:ascii="Calibri" w:hAnsi="Calibri" w:cs="Calibri"/>
          </w:rPr>
          <w:t xml:space="preserve">habe ich </w:t>
        </w:r>
      </w:ins>
      <w:r w:rsidR="00CE0BF9" w:rsidRPr="00935D59">
        <w:rPr>
          <w:rFonts w:ascii="Calibri" w:hAnsi="Calibri" w:cs="Calibri"/>
        </w:rPr>
        <w:t xml:space="preserve">erfolgreich in realen Projekten angewendet. </w:t>
      </w:r>
      <w:r w:rsidR="00DE211A">
        <w:rPr>
          <w:rFonts w:ascii="Calibri" w:hAnsi="Calibri" w:cs="Calibri"/>
        </w:rPr>
        <w:t xml:space="preserve">Als Beispiel finden Sie in Abbildung 2 </w:t>
      </w:r>
      <w:ins w:id="45" w:author="Per Starke" w:date="2024-03-03T14:55:00Z">
        <w:r w:rsidR="00342257">
          <w:rPr>
            <w:rFonts w:ascii="Calibri" w:hAnsi="Calibri" w:cs="Calibri"/>
          </w:rPr>
          <w:t xml:space="preserve">den Canvas für </w:t>
        </w:r>
      </w:ins>
      <w:r w:rsidR="00CE0BF9" w:rsidRPr="00935D59">
        <w:rPr>
          <w:rFonts w:ascii="Calibri" w:hAnsi="Calibri" w:cs="Calibri"/>
        </w:rPr>
        <w:t xml:space="preserve">die erste Kommunikation für die Website </w:t>
      </w:r>
      <w:ins w:id="46" w:author="Per Starke" w:date="2024-03-03T14:55:00Z">
        <w:r w:rsidR="00342257">
          <w:rPr>
            <w:rFonts w:ascii="Calibri" w:hAnsi="Calibri" w:cs="Calibri"/>
          </w:rPr>
          <w:t>der Metal-Band</w:t>
        </w:r>
        <w:r w:rsidR="00342257" w:rsidRPr="00935D59">
          <w:rPr>
            <w:rFonts w:ascii="Calibri" w:hAnsi="Calibri" w:cs="Calibri"/>
          </w:rPr>
          <w:t xml:space="preserve"> </w:t>
        </w:r>
      </w:ins>
      <w:r w:rsidR="00CE0BF9" w:rsidRPr="00935D59">
        <w:rPr>
          <w:rFonts w:ascii="Calibri" w:hAnsi="Calibri" w:cs="Calibri"/>
        </w:rPr>
        <w:t xml:space="preserve">NeuroTidal. </w:t>
      </w:r>
    </w:p>
    <w:p w14:paraId="5F6ADB26" w14:textId="04F774F5" w:rsidR="00E901FF" w:rsidRPr="00330985" w:rsidRDefault="00E901FF" w:rsidP="005242BD">
      <w:pPr>
        <w:spacing w:before="0" w:after="0"/>
        <w:jc w:val="both"/>
        <w:rPr>
          <w:rFonts w:ascii="Calibri" w:hAnsi="Calibri" w:cs="Calibri"/>
        </w:rPr>
      </w:pPr>
      <w:r w:rsidRPr="00935D59">
        <w:rPr>
          <w:rFonts w:ascii="Calibri" w:hAnsi="Calibri" w:cs="Calibri"/>
          <w:noProof/>
        </w:rPr>
        <w:drawing>
          <wp:inline distT="0" distB="0" distL="0" distR="0" wp14:anchorId="77E737C2" wp14:editId="7BAE1FBF">
            <wp:extent cx="5756910" cy="3325495"/>
            <wp:effectExtent l="0" t="0" r="0" b="0"/>
            <wp:docPr id="17118682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8292" name="Grafik 17118682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325495"/>
                    </a:xfrm>
                    <a:prstGeom prst="rect">
                      <a:avLst/>
                    </a:prstGeom>
                  </pic:spPr>
                </pic:pic>
              </a:graphicData>
            </a:graphic>
          </wp:inline>
        </w:drawing>
      </w:r>
      <w:ins w:id="47" w:author="Per Starke" w:date="2024-03-04T09:39:00Z">
        <w:r w:rsidR="00F73E93">
          <w:rPr>
            <w:rFonts w:ascii="Calibri" w:hAnsi="Calibri" w:cs="Calibri"/>
            <w:i/>
            <w:iCs/>
            <w:sz w:val="20"/>
            <w:szCs w:val="20"/>
          </w:rPr>
          <w:t xml:space="preserve">Abb. 2: </w:t>
        </w:r>
      </w:ins>
      <w:r w:rsidRPr="00935D59">
        <w:rPr>
          <w:rFonts w:ascii="Calibri" w:hAnsi="Calibri" w:cs="Calibri"/>
          <w:i/>
          <w:iCs/>
          <w:sz w:val="20"/>
          <w:szCs w:val="20"/>
        </w:rPr>
        <w:t>Der</w:t>
      </w:r>
      <w:r w:rsidR="00CE0BF9" w:rsidRPr="00935D59">
        <w:rPr>
          <w:rFonts w:ascii="Calibri" w:hAnsi="Calibri" w:cs="Calibri"/>
          <w:i/>
          <w:iCs/>
          <w:sz w:val="20"/>
          <w:szCs w:val="20"/>
        </w:rPr>
        <w:t xml:space="preserve"> Homepage Canvas für die NeuroTidal-Website</w:t>
      </w:r>
      <w:r w:rsidRPr="00935D59">
        <w:rPr>
          <w:rFonts w:ascii="Calibri" w:hAnsi="Calibri" w:cs="Calibri"/>
          <w:i/>
          <w:iCs/>
          <w:sz w:val="20"/>
          <w:szCs w:val="20"/>
        </w:rPr>
        <w:t xml:space="preserve"> (</w:t>
      </w:r>
      <w:hyperlink r:id="rId13" w:history="1">
        <w:r w:rsidR="00330985" w:rsidRPr="00140B7C">
          <w:rPr>
            <w:rStyle w:val="Hyperlink"/>
            <w:rFonts w:ascii="Calibri" w:hAnsi="Calibri" w:cs="Calibri"/>
            <w:i/>
            <w:iCs/>
            <w:sz w:val="20"/>
            <w:szCs w:val="20"/>
          </w:rPr>
          <w:t>https://neurotidal.com</w:t>
        </w:r>
      </w:hyperlink>
      <w:r w:rsidRPr="00330985">
        <w:rPr>
          <w:rFonts w:ascii="Calibri" w:hAnsi="Calibri" w:cs="Calibri"/>
          <w:i/>
          <w:iCs/>
          <w:sz w:val="20"/>
          <w:szCs w:val="20"/>
        </w:rPr>
        <w:t>)</w:t>
      </w:r>
      <w:r w:rsidR="00330985" w:rsidRPr="00330985">
        <w:rPr>
          <w:rFonts w:ascii="Calibri" w:hAnsi="Calibri" w:cs="Calibri"/>
          <w:i/>
          <w:iCs/>
          <w:sz w:val="20"/>
          <w:szCs w:val="20"/>
        </w:rPr>
        <w:t xml:space="preserve"> (Bild: homepage-canvas-neurotidal.png)</w:t>
      </w:r>
    </w:p>
    <w:p w14:paraId="521C788A" w14:textId="13FFA06F" w:rsidR="00CE0BF9" w:rsidRPr="00935D59" w:rsidRDefault="00CE0BF9" w:rsidP="00C16A89">
      <w:pPr>
        <w:spacing w:line="360" w:lineRule="auto"/>
        <w:jc w:val="both"/>
        <w:rPr>
          <w:rFonts w:ascii="Calibri" w:hAnsi="Calibri" w:cs="Calibri"/>
        </w:rPr>
      </w:pPr>
      <w:r w:rsidRPr="00935D59">
        <w:rPr>
          <w:rFonts w:ascii="Calibri" w:hAnsi="Calibri" w:cs="Calibri"/>
        </w:rPr>
        <w:lastRenderedPageBreak/>
        <w:t>Die Verwendung des Homepage Canvas für die NeuroTidal-Website hat zu einer effizienten Kommunikation zwischen dem Entwickler (</w:t>
      </w:r>
      <w:r w:rsidR="002271F5">
        <w:rPr>
          <w:rFonts w:ascii="Calibri" w:hAnsi="Calibri" w:cs="Calibri"/>
        </w:rPr>
        <w:t>dem Autor dieses Artikels</w:t>
      </w:r>
      <w:r w:rsidRPr="00935D59">
        <w:rPr>
          <w:rFonts w:ascii="Calibri" w:hAnsi="Calibri" w:cs="Calibri"/>
        </w:rPr>
        <w:t xml:space="preserve">) und dem Kunden </w:t>
      </w:r>
      <w:r w:rsidR="002271F5">
        <w:rPr>
          <w:rFonts w:ascii="Calibri" w:hAnsi="Calibri" w:cs="Calibri"/>
        </w:rPr>
        <w:t xml:space="preserve">(Musiker mit keinerlei IT-Erfahrung) </w:t>
      </w:r>
      <w:r w:rsidRPr="00935D59">
        <w:rPr>
          <w:rFonts w:ascii="Calibri" w:hAnsi="Calibri" w:cs="Calibri"/>
        </w:rPr>
        <w:t>geführt</w:t>
      </w:r>
      <w:r w:rsidR="002271F5">
        <w:rPr>
          <w:rFonts w:ascii="Calibri" w:hAnsi="Calibri" w:cs="Calibri"/>
        </w:rPr>
        <w:t>. Wir haben auf Basis</w:t>
      </w:r>
      <w:ins w:id="48" w:author="Per Starke" w:date="2024-03-03T14:56:00Z">
        <w:r w:rsidR="00550222">
          <w:rPr>
            <w:rFonts w:ascii="Calibri" w:hAnsi="Calibri" w:cs="Calibri"/>
          </w:rPr>
          <w:t xml:space="preserve"> des</w:t>
        </w:r>
      </w:ins>
      <w:r w:rsidR="002271F5">
        <w:rPr>
          <w:rFonts w:ascii="Calibri" w:hAnsi="Calibri" w:cs="Calibri"/>
        </w:rPr>
        <w:t xml:space="preserve"> Canvas </w:t>
      </w:r>
      <w:r w:rsidRPr="00935D59">
        <w:rPr>
          <w:rFonts w:ascii="Calibri" w:hAnsi="Calibri" w:cs="Calibri"/>
        </w:rPr>
        <w:t>die Gestaltungs- und Entwicklungsschritte optimiert</w:t>
      </w:r>
      <w:r w:rsidR="002271F5">
        <w:rPr>
          <w:rFonts w:ascii="Calibri" w:hAnsi="Calibri" w:cs="Calibri"/>
        </w:rPr>
        <w:t xml:space="preserve"> und hatten gegenüber früheren Website-Projekten erheblich weniger</w:t>
      </w:r>
      <w:r w:rsidRPr="00935D59">
        <w:rPr>
          <w:rFonts w:ascii="Calibri" w:hAnsi="Calibri" w:cs="Calibri"/>
        </w:rPr>
        <w:t xml:space="preserve"> Überarbeitung</w:t>
      </w:r>
      <w:r w:rsidR="002271F5">
        <w:rPr>
          <w:rFonts w:ascii="Calibri" w:hAnsi="Calibri" w:cs="Calibri"/>
        </w:rPr>
        <w:t>saufwand. Schon die erste Iteration hatte die wesentlichen Visionen und Ziele der Musiker von NeuroTidal erreicht.</w:t>
      </w:r>
      <w:r w:rsidRPr="00935D59">
        <w:rPr>
          <w:rFonts w:ascii="Calibri" w:hAnsi="Calibri" w:cs="Calibri"/>
        </w:rPr>
        <w:t xml:space="preserve"> </w:t>
      </w:r>
      <w:r w:rsidR="002271F5">
        <w:rPr>
          <w:rFonts w:ascii="Calibri" w:hAnsi="Calibri" w:cs="Calibri"/>
        </w:rPr>
        <w:t xml:space="preserve">In der zweiten (und finalen) Iteration brauchten wir </w:t>
      </w:r>
      <w:r w:rsidR="00D772DF">
        <w:rPr>
          <w:rFonts w:ascii="Calibri" w:hAnsi="Calibri" w:cs="Calibri"/>
        </w:rPr>
        <w:t xml:space="preserve">lediglich </w:t>
      </w:r>
      <w:r w:rsidR="002271F5">
        <w:rPr>
          <w:rFonts w:ascii="Calibri" w:hAnsi="Calibri" w:cs="Calibri"/>
        </w:rPr>
        <w:t xml:space="preserve">marginale </w:t>
      </w:r>
      <w:r w:rsidR="00D772DF">
        <w:rPr>
          <w:rFonts w:ascii="Calibri" w:hAnsi="Calibri" w:cs="Calibri"/>
        </w:rPr>
        <w:t>Änderung</w:t>
      </w:r>
      <w:r w:rsidR="002271F5">
        <w:rPr>
          <w:rFonts w:ascii="Calibri" w:hAnsi="Calibri" w:cs="Calibri"/>
        </w:rPr>
        <w:t>en</w:t>
      </w:r>
      <w:r w:rsidR="00D772DF">
        <w:rPr>
          <w:rFonts w:ascii="Calibri" w:hAnsi="Calibri" w:cs="Calibri"/>
        </w:rPr>
        <w:t xml:space="preserve"> der Schriftart </w:t>
      </w:r>
      <w:r w:rsidR="002271F5">
        <w:rPr>
          <w:rFonts w:ascii="Calibri" w:hAnsi="Calibri" w:cs="Calibri"/>
        </w:rPr>
        <w:t xml:space="preserve">und einiger </w:t>
      </w:r>
      <w:r w:rsidR="00D772DF">
        <w:rPr>
          <w:rFonts w:ascii="Calibri" w:hAnsi="Calibri" w:cs="Calibri"/>
        </w:rPr>
        <w:t xml:space="preserve">Bilder, bevor die Website online </w:t>
      </w:r>
      <w:r w:rsidR="002271F5">
        <w:rPr>
          <w:rFonts w:ascii="Calibri" w:hAnsi="Calibri" w:cs="Calibri"/>
        </w:rPr>
        <w:t xml:space="preserve">gehen </w:t>
      </w:r>
      <w:r w:rsidR="00D772DF">
        <w:rPr>
          <w:rFonts w:ascii="Calibri" w:hAnsi="Calibri" w:cs="Calibri"/>
        </w:rPr>
        <w:t>konnte.</w:t>
      </w:r>
    </w:p>
    <w:p w14:paraId="2085E14B" w14:textId="0392AAF1" w:rsidR="00724848" w:rsidRDefault="002271F5" w:rsidP="00935D59">
      <w:pPr>
        <w:pStyle w:val="berschrift2"/>
        <w:rPr>
          <w:rFonts w:ascii="Calibri" w:hAnsi="Calibri" w:cs="Calibri"/>
        </w:rPr>
      </w:pPr>
      <w:bookmarkStart w:id="49" w:name="_Toc160442368"/>
      <w:r>
        <w:rPr>
          <w:rFonts w:ascii="Calibri" w:hAnsi="Calibri" w:cs="Calibri"/>
        </w:rPr>
        <w:t xml:space="preserve">Arbeiten </w:t>
      </w:r>
      <w:r w:rsidR="00724848" w:rsidRPr="00935D59">
        <w:rPr>
          <w:rFonts w:ascii="Calibri" w:hAnsi="Calibri" w:cs="Calibri"/>
        </w:rPr>
        <w:t>mit dem Homepage Canvas</w:t>
      </w:r>
      <w:bookmarkEnd w:id="49"/>
    </w:p>
    <w:p w14:paraId="69FBBC9C" w14:textId="77777777" w:rsidR="005B14CB" w:rsidRDefault="00FB087D" w:rsidP="00113CFF">
      <w:pPr>
        <w:spacing w:line="360" w:lineRule="auto"/>
        <w:jc w:val="both"/>
        <w:rPr>
          <w:ins w:id="50" w:author="Per Starke" w:date="2024-03-04T09:50:00Z"/>
          <w:rFonts w:ascii="Calibri" w:hAnsi="Calibri" w:cs="Calibri"/>
        </w:rPr>
      </w:pPr>
      <w:r w:rsidRPr="00FB087D">
        <w:rPr>
          <w:rFonts w:ascii="Calibri" w:hAnsi="Calibri" w:cs="Calibri"/>
        </w:rPr>
        <w:t xml:space="preserve">Der Homepage Canvas bietet die Grundlage für die erste Kommunikation. </w:t>
      </w:r>
      <w:r>
        <w:rPr>
          <w:rFonts w:ascii="Calibri" w:hAnsi="Calibri" w:cs="Calibri"/>
        </w:rPr>
        <w:t>Kund*In und Entwickler*</w:t>
      </w:r>
      <w:ins w:id="51" w:author="Per Starke" w:date="2024-03-04T09:46:00Z">
        <w:r w:rsidR="00611307">
          <w:rPr>
            <w:rFonts w:ascii="Calibri" w:hAnsi="Calibri" w:cs="Calibri"/>
          </w:rPr>
          <w:t>I</w:t>
        </w:r>
      </w:ins>
      <w:r>
        <w:rPr>
          <w:rFonts w:ascii="Calibri" w:hAnsi="Calibri" w:cs="Calibri"/>
        </w:rPr>
        <w:t xml:space="preserve">n </w:t>
      </w:r>
      <w:r w:rsidR="002271F5">
        <w:rPr>
          <w:rFonts w:ascii="Calibri" w:hAnsi="Calibri" w:cs="Calibri"/>
        </w:rPr>
        <w:t xml:space="preserve">verwenden den </w:t>
      </w:r>
      <w:r>
        <w:rPr>
          <w:rFonts w:ascii="Calibri" w:hAnsi="Calibri" w:cs="Calibri"/>
        </w:rPr>
        <w:t xml:space="preserve">Canvas, um </w:t>
      </w:r>
      <w:r w:rsidR="002271F5">
        <w:rPr>
          <w:rFonts w:ascii="Calibri" w:hAnsi="Calibri" w:cs="Calibri"/>
        </w:rPr>
        <w:t xml:space="preserve">sich gemeinsam </w:t>
      </w:r>
      <w:r>
        <w:rPr>
          <w:rFonts w:ascii="Calibri" w:hAnsi="Calibri" w:cs="Calibri"/>
        </w:rPr>
        <w:t xml:space="preserve">einen Überblick über die Anforderungen an </w:t>
      </w:r>
      <w:r w:rsidR="002271F5">
        <w:rPr>
          <w:rFonts w:ascii="Calibri" w:hAnsi="Calibri" w:cs="Calibri"/>
        </w:rPr>
        <w:t xml:space="preserve">eine </w:t>
      </w:r>
      <w:r>
        <w:rPr>
          <w:rFonts w:ascii="Calibri" w:hAnsi="Calibri" w:cs="Calibri"/>
        </w:rPr>
        <w:t xml:space="preserve">neue Website </w:t>
      </w:r>
      <w:r w:rsidR="002271F5">
        <w:rPr>
          <w:rFonts w:ascii="Calibri" w:hAnsi="Calibri" w:cs="Calibri"/>
        </w:rPr>
        <w:t xml:space="preserve">zu </w:t>
      </w:r>
      <w:r>
        <w:rPr>
          <w:rFonts w:ascii="Calibri" w:hAnsi="Calibri" w:cs="Calibri"/>
        </w:rPr>
        <w:t xml:space="preserve">verschaffen. </w:t>
      </w:r>
      <w:r w:rsidR="00113CFF" w:rsidRPr="00113CFF">
        <w:rPr>
          <w:rFonts w:ascii="Calibri" w:hAnsi="Calibri" w:cs="Calibri"/>
        </w:rPr>
        <w:t>Wichtig</w:t>
      </w:r>
      <w:r w:rsidR="002271F5">
        <w:rPr>
          <w:rFonts w:ascii="Calibri" w:hAnsi="Calibri" w:cs="Calibri"/>
        </w:rPr>
        <w:t>:</w:t>
      </w:r>
      <w:r w:rsidR="00113CFF" w:rsidRPr="00113CFF">
        <w:rPr>
          <w:rFonts w:ascii="Calibri" w:hAnsi="Calibri" w:cs="Calibri"/>
        </w:rPr>
        <w:t xml:space="preserve"> </w:t>
      </w:r>
      <w:r w:rsidR="002271F5">
        <w:rPr>
          <w:rFonts w:ascii="Calibri" w:hAnsi="Calibri" w:cs="Calibri"/>
        </w:rPr>
        <w:t>D</w:t>
      </w:r>
      <w:r w:rsidR="00113CFF" w:rsidRPr="00113CFF">
        <w:rPr>
          <w:rFonts w:ascii="Calibri" w:hAnsi="Calibri" w:cs="Calibri"/>
        </w:rPr>
        <w:t xml:space="preserve">er Canvas </w:t>
      </w:r>
      <w:r w:rsidR="002271F5">
        <w:rPr>
          <w:rFonts w:ascii="Calibri" w:hAnsi="Calibri" w:cs="Calibri"/>
        </w:rPr>
        <w:t xml:space="preserve">ersetzt keine </w:t>
      </w:r>
      <w:r w:rsidR="00113CFF" w:rsidRPr="00113CFF">
        <w:rPr>
          <w:rFonts w:ascii="Calibri" w:hAnsi="Calibri" w:cs="Calibri"/>
        </w:rPr>
        <w:t xml:space="preserve">weitere Kommunikation, sondern </w:t>
      </w:r>
      <w:r w:rsidR="002271F5">
        <w:rPr>
          <w:rFonts w:ascii="Calibri" w:hAnsi="Calibri" w:cs="Calibri"/>
        </w:rPr>
        <w:t>bildet mit seiner klaren und einfach</w:t>
      </w:r>
      <w:ins w:id="52" w:author="Per Starke" w:date="2024-03-04T09:41:00Z">
        <w:r w:rsidR="00DE618E">
          <w:rPr>
            <w:rFonts w:ascii="Calibri" w:hAnsi="Calibri" w:cs="Calibri"/>
          </w:rPr>
          <w:t>en</w:t>
        </w:r>
      </w:ins>
      <w:r w:rsidR="002271F5">
        <w:rPr>
          <w:rFonts w:ascii="Calibri" w:hAnsi="Calibri" w:cs="Calibri"/>
        </w:rPr>
        <w:t xml:space="preserve"> Struktur den Ausgangspunkt, um bei Bedarf </w:t>
      </w:r>
      <w:r w:rsidR="00113CFF" w:rsidRPr="00113CFF">
        <w:rPr>
          <w:rFonts w:ascii="Calibri" w:hAnsi="Calibri" w:cs="Calibri"/>
        </w:rPr>
        <w:t xml:space="preserve">weitere Details </w:t>
      </w:r>
      <w:r w:rsidR="002271F5">
        <w:rPr>
          <w:rFonts w:ascii="Calibri" w:hAnsi="Calibri" w:cs="Calibri"/>
        </w:rPr>
        <w:t>zu klären</w:t>
      </w:r>
      <w:r w:rsidR="00113CFF" w:rsidRPr="00113CFF">
        <w:rPr>
          <w:rFonts w:ascii="Calibri" w:hAnsi="Calibri" w:cs="Calibri"/>
        </w:rPr>
        <w:t>.</w:t>
      </w:r>
      <w:r w:rsidR="00113CFF">
        <w:rPr>
          <w:rFonts w:ascii="Calibri" w:hAnsi="Calibri" w:cs="Calibri"/>
        </w:rPr>
        <w:t xml:space="preserve"> </w:t>
      </w:r>
      <w:r w:rsidR="002271F5">
        <w:rPr>
          <w:rFonts w:ascii="Calibri" w:hAnsi="Calibri" w:cs="Calibri"/>
        </w:rPr>
        <w:t xml:space="preserve">Das erspart lästige und </w:t>
      </w:r>
      <w:r>
        <w:rPr>
          <w:rFonts w:ascii="Calibri" w:hAnsi="Calibri" w:cs="Calibri"/>
        </w:rPr>
        <w:t>unübersichtlichen Fragebögen</w:t>
      </w:r>
      <w:ins w:id="53" w:author="Dr. Gernot Starke" w:date="2024-03-02T18:08:00Z">
        <w:r w:rsidR="002271F5">
          <w:rPr>
            <w:rFonts w:ascii="Calibri" w:hAnsi="Calibri" w:cs="Calibri"/>
          </w:rPr>
          <w:t>.</w:t>
        </w:r>
      </w:ins>
      <w:r>
        <w:rPr>
          <w:rFonts w:ascii="Calibri" w:hAnsi="Calibri" w:cs="Calibri"/>
        </w:rPr>
        <w:t xml:space="preserve"> </w:t>
      </w:r>
      <w:ins w:id="54" w:author="Per Starke" w:date="2024-03-04T09:47:00Z">
        <w:r w:rsidR="005B14CB">
          <w:rPr>
            <w:rFonts w:ascii="Calibri" w:hAnsi="Calibri" w:cs="Calibri"/>
          </w:rPr>
          <w:t xml:space="preserve">Entwickler*Innen können im Anschluss </w:t>
        </w:r>
      </w:ins>
      <w:ins w:id="55" w:author="Per Starke" w:date="2024-03-04T09:48:00Z">
        <w:r w:rsidR="005B14CB">
          <w:rPr>
            <w:rFonts w:ascii="Calibri" w:hAnsi="Calibri" w:cs="Calibri"/>
          </w:rPr>
          <w:t>genauestens</w:t>
        </w:r>
      </w:ins>
      <w:ins w:id="56" w:author="Per Starke" w:date="2024-03-04T09:47:00Z">
        <w:r w:rsidR="005B14CB">
          <w:rPr>
            <w:rFonts w:ascii="Calibri" w:hAnsi="Calibri" w:cs="Calibri"/>
          </w:rPr>
          <w:t xml:space="preserve"> mitteilen, welche weiteren Informationen sie benötigen, um den ersten Entwurf der Website zu erstellen. </w:t>
        </w:r>
      </w:ins>
    </w:p>
    <w:p w14:paraId="76D7DDC7" w14:textId="09C411F3" w:rsidR="005B14CB" w:rsidRDefault="005B14CB" w:rsidP="00113CFF">
      <w:pPr>
        <w:spacing w:line="360" w:lineRule="auto"/>
        <w:jc w:val="both"/>
        <w:rPr>
          <w:ins w:id="57" w:author="Per Starke" w:date="2024-03-04T09:50:00Z"/>
          <w:rFonts w:ascii="Calibri" w:hAnsi="Calibri" w:cs="Calibri"/>
        </w:rPr>
      </w:pPr>
      <w:ins w:id="58" w:author="Per Starke" w:date="2024-03-04T09:49:00Z">
        <w:r>
          <w:rPr>
            <w:rFonts w:ascii="Calibri" w:hAnsi="Calibri" w:cs="Calibri"/>
          </w:rPr>
          <w:t>Als Kund*</w:t>
        </w:r>
      </w:ins>
      <w:ins w:id="59" w:author="Per Starke" w:date="2024-03-04T10:03:00Z">
        <w:r w:rsidR="004E6FAC">
          <w:rPr>
            <w:rFonts w:ascii="Calibri" w:hAnsi="Calibri" w:cs="Calibri"/>
          </w:rPr>
          <w:t>I</w:t>
        </w:r>
      </w:ins>
      <w:ins w:id="60" w:author="Per Starke" w:date="2024-03-04T09:49:00Z">
        <w:r>
          <w:rPr>
            <w:rFonts w:ascii="Calibri" w:hAnsi="Calibri" w:cs="Calibri"/>
          </w:rPr>
          <w:t xml:space="preserve">n nutzen Sie den Canvas, um zwei Dinge zu erreichen: </w:t>
        </w:r>
      </w:ins>
      <w:ins w:id="61" w:author="Per Starke" w:date="2024-03-04T09:50:00Z">
        <w:r>
          <w:rPr>
            <w:rFonts w:ascii="Calibri" w:hAnsi="Calibri" w:cs="Calibri"/>
          </w:rPr>
          <w:t xml:space="preserve">Erstens, </w:t>
        </w:r>
      </w:ins>
      <w:ins w:id="62" w:author="Per Starke" w:date="2024-03-04T09:52:00Z">
        <w:r w:rsidR="00DF28CD">
          <w:rPr>
            <w:rFonts w:ascii="Calibri" w:hAnsi="Calibri" w:cs="Calibri"/>
          </w:rPr>
          <w:t xml:space="preserve">um </w:t>
        </w:r>
      </w:ins>
      <w:ins w:id="63" w:author="Per Starke" w:date="2024-03-04T09:50:00Z">
        <w:r>
          <w:rPr>
            <w:rFonts w:ascii="Calibri" w:hAnsi="Calibri" w:cs="Calibri"/>
          </w:rPr>
          <w:t>s</w:t>
        </w:r>
      </w:ins>
      <w:ins w:id="64" w:author="Per Starke" w:date="2024-03-04T09:49:00Z">
        <w:r>
          <w:rPr>
            <w:rFonts w:ascii="Calibri" w:hAnsi="Calibri" w:cs="Calibri"/>
          </w:rPr>
          <w:t>ich selbst konkrete Gedanken</w:t>
        </w:r>
      </w:ins>
      <w:ins w:id="65" w:author="Per Starke" w:date="2024-03-04T09:50:00Z">
        <w:r>
          <w:rPr>
            <w:rFonts w:ascii="Calibri" w:hAnsi="Calibri" w:cs="Calibri"/>
          </w:rPr>
          <w:t xml:space="preserve"> über Anforderungen an und Wünsche für die neue Website zu machen, entweder </w:t>
        </w:r>
      </w:ins>
      <w:ins w:id="66" w:author="Per Starke" w:date="2024-03-04T10:03:00Z">
        <w:r w:rsidR="0098406E">
          <w:rPr>
            <w:rFonts w:ascii="Calibri" w:hAnsi="Calibri" w:cs="Calibri"/>
          </w:rPr>
          <w:t>allein</w:t>
        </w:r>
      </w:ins>
      <w:ins w:id="67" w:author="Per Starke" w:date="2024-03-04T09:50:00Z">
        <w:r>
          <w:rPr>
            <w:rFonts w:ascii="Calibri" w:hAnsi="Calibri" w:cs="Calibri"/>
          </w:rPr>
          <w:t xml:space="preserve"> oder im Team. Zweitens, </w:t>
        </w:r>
      </w:ins>
      <w:ins w:id="68" w:author="Per Starke" w:date="2024-03-04T09:52:00Z">
        <w:r w:rsidR="00DF28CD">
          <w:rPr>
            <w:rFonts w:ascii="Calibri" w:hAnsi="Calibri" w:cs="Calibri"/>
          </w:rPr>
          <w:t xml:space="preserve">um </w:t>
        </w:r>
      </w:ins>
      <w:ins w:id="69" w:author="Per Starke" w:date="2024-03-04T09:50:00Z">
        <w:r>
          <w:rPr>
            <w:rFonts w:ascii="Calibri" w:hAnsi="Calibri" w:cs="Calibri"/>
          </w:rPr>
          <w:t>diese Anforderungen klar zu artikulieren und dem Entwicklungsteam mitzuteilen.</w:t>
        </w:r>
      </w:ins>
    </w:p>
    <w:p w14:paraId="66AA4D2F" w14:textId="709C6CEC" w:rsidR="005B14CB" w:rsidRDefault="005B14CB" w:rsidP="00113CFF">
      <w:pPr>
        <w:spacing w:line="360" w:lineRule="auto"/>
        <w:jc w:val="both"/>
        <w:rPr>
          <w:ins w:id="70" w:author="Per Starke" w:date="2024-03-04T09:49:00Z"/>
          <w:rFonts w:ascii="Calibri" w:hAnsi="Calibri" w:cs="Calibri"/>
        </w:rPr>
      </w:pPr>
      <w:ins w:id="71" w:author="Per Starke" w:date="2024-03-04T09:50:00Z">
        <w:r>
          <w:rPr>
            <w:rFonts w:ascii="Calibri" w:hAnsi="Calibri" w:cs="Calibri"/>
          </w:rPr>
          <w:t>Als Entwickler*</w:t>
        </w:r>
      </w:ins>
      <w:ins w:id="72" w:author="Per Starke" w:date="2024-03-04T09:51:00Z">
        <w:r>
          <w:rPr>
            <w:rFonts w:ascii="Calibri" w:hAnsi="Calibri" w:cs="Calibri"/>
          </w:rPr>
          <w:t>In nutzen Sie den Canvas, um genau das von Kund*Innen zu erhalten: Konkret und präzise formulierte Anforderungen an die entstehenden Website.</w:t>
        </w:r>
      </w:ins>
    </w:p>
    <w:p w14:paraId="05F88049" w14:textId="21589959" w:rsidR="00724848" w:rsidRPr="00935D59" w:rsidRDefault="00724848" w:rsidP="00935D59">
      <w:pPr>
        <w:pStyle w:val="berschrift3"/>
        <w:rPr>
          <w:rFonts w:ascii="Calibri" w:hAnsi="Calibri" w:cs="Calibri"/>
        </w:rPr>
      </w:pPr>
      <w:bookmarkStart w:id="73" w:name="_Toc160442369"/>
      <w:r w:rsidRPr="00935D59">
        <w:rPr>
          <w:rFonts w:ascii="Calibri" w:hAnsi="Calibri" w:cs="Calibri"/>
        </w:rPr>
        <w:t>Als Entwickler*In</w:t>
      </w:r>
      <w:bookmarkEnd w:id="73"/>
    </w:p>
    <w:p w14:paraId="698F96DA" w14:textId="060EBC1A" w:rsidR="00724848" w:rsidRDefault="00B43F40" w:rsidP="00C01F43">
      <w:pPr>
        <w:spacing w:line="360" w:lineRule="auto"/>
        <w:jc w:val="both"/>
        <w:rPr>
          <w:rFonts w:ascii="Calibri" w:hAnsi="Calibri" w:cs="Calibri"/>
        </w:rPr>
      </w:pPr>
      <w:r>
        <w:rPr>
          <w:rFonts w:ascii="Calibri" w:hAnsi="Calibri" w:cs="Calibri"/>
        </w:rPr>
        <w:t>Als Entwickler</w:t>
      </w:r>
      <w:r w:rsidR="00E92F5F">
        <w:rPr>
          <w:rFonts w:ascii="Calibri" w:hAnsi="Calibri" w:cs="Calibri"/>
        </w:rPr>
        <w:t xml:space="preserve">*In </w:t>
      </w:r>
      <w:r w:rsidR="009529A7">
        <w:rPr>
          <w:rFonts w:ascii="Calibri" w:hAnsi="Calibri" w:cs="Calibri"/>
        </w:rPr>
        <w:t>w</w:t>
      </w:r>
      <w:ins w:id="74" w:author="Per Starke" w:date="2024-03-04T10:04:00Z">
        <w:r w:rsidR="008B7F18">
          <w:rPr>
            <w:rFonts w:ascii="Calibri" w:hAnsi="Calibri" w:cs="Calibri"/>
          </w:rPr>
          <w:t>erden</w:t>
        </w:r>
        <w:r w:rsidR="008B7F18">
          <w:rPr>
            <w:rFonts w:ascii="Calibri" w:hAnsi="Calibri" w:cs="Calibri"/>
          </w:rPr>
          <w:t xml:space="preserve"> </w:t>
        </w:r>
        <w:r w:rsidR="008B7F18">
          <w:rPr>
            <w:rFonts w:ascii="Calibri" w:hAnsi="Calibri" w:cs="Calibri"/>
          </w:rPr>
          <w:t>Sie</w:t>
        </w:r>
        <w:r w:rsidR="008B7F18">
          <w:rPr>
            <w:rFonts w:ascii="Calibri" w:hAnsi="Calibri" w:cs="Calibri"/>
          </w:rPr>
          <w:t xml:space="preserve"> </w:t>
        </w:r>
      </w:ins>
      <w:r w:rsidR="00E92F5F">
        <w:rPr>
          <w:rFonts w:ascii="Calibri" w:hAnsi="Calibri" w:cs="Calibri"/>
        </w:rPr>
        <w:t xml:space="preserve">den Canvas nicht selbst ausfüllen, sondern </w:t>
      </w:r>
      <w:ins w:id="75" w:author="Per Starke" w:date="2024-03-04T10:04:00Z">
        <w:r w:rsidR="008B7F18">
          <w:rPr>
            <w:rFonts w:ascii="Calibri" w:hAnsi="Calibri" w:cs="Calibri"/>
          </w:rPr>
          <w:t>Ihre</w:t>
        </w:r>
        <w:r w:rsidR="008B7F18">
          <w:rPr>
            <w:rFonts w:ascii="Calibri" w:hAnsi="Calibri" w:cs="Calibri"/>
          </w:rPr>
          <w:t xml:space="preserve"> </w:t>
        </w:r>
      </w:ins>
      <w:r w:rsidR="00E92F5F">
        <w:rPr>
          <w:rFonts w:ascii="Calibri" w:hAnsi="Calibri" w:cs="Calibri"/>
        </w:rPr>
        <w:t xml:space="preserve">Kund*Innen dazu anleiten, ihn als Tool für die erste Kommunikation zu nutzen, </w:t>
      </w:r>
      <w:ins w:id="76" w:author="Per Starke" w:date="2024-03-04T10:04:00Z">
        <w:r w:rsidR="008B7F18">
          <w:rPr>
            <w:rFonts w:ascii="Calibri" w:hAnsi="Calibri" w:cs="Calibri"/>
          </w:rPr>
          <w:t>Ihnen</w:t>
        </w:r>
        <w:r w:rsidR="008B7F18">
          <w:rPr>
            <w:rFonts w:ascii="Calibri" w:hAnsi="Calibri" w:cs="Calibri"/>
          </w:rPr>
          <w:t xml:space="preserve"> </w:t>
        </w:r>
      </w:ins>
      <w:r w:rsidR="00E92F5F">
        <w:rPr>
          <w:rFonts w:ascii="Calibri" w:hAnsi="Calibri" w:cs="Calibri"/>
        </w:rPr>
        <w:t xml:space="preserve">also einen ausgefüllten Canvas zukommen zu lassen. Damit </w:t>
      </w:r>
      <w:ins w:id="77" w:author="Per Starke" w:date="2024-03-04T10:04:00Z">
        <w:r w:rsidR="008B7F18">
          <w:rPr>
            <w:rFonts w:ascii="Calibri" w:hAnsi="Calibri" w:cs="Calibri"/>
          </w:rPr>
          <w:t>beiden Seiten möglichst viel davon haben</w:t>
        </w:r>
      </w:ins>
      <w:r w:rsidR="00E92F5F">
        <w:rPr>
          <w:rFonts w:ascii="Calibri" w:hAnsi="Calibri" w:cs="Calibri"/>
        </w:rPr>
        <w:t xml:space="preserve">, </w:t>
      </w:r>
      <w:ins w:id="78" w:author="Per Starke" w:date="2024-03-04T10:04:00Z">
        <w:r w:rsidR="008B7F18">
          <w:rPr>
            <w:rFonts w:ascii="Calibri" w:hAnsi="Calibri" w:cs="Calibri"/>
          </w:rPr>
          <w:t>sollten</w:t>
        </w:r>
        <w:r w:rsidR="008B7F18">
          <w:rPr>
            <w:rFonts w:ascii="Calibri" w:hAnsi="Calibri" w:cs="Calibri"/>
          </w:rPr>
          <w:t xml:space="preserve"> </w:t>
        </w:r>
        <w:r w:rsidR="008B7F18">
          <w:rPr>
            <w:rFonts w:ascii="Calibri" w:hAnsi="Calibri" w:cs="Calibri"/>
          </w:rPr>
          <w:t>Sie</w:t>
        </w:r>
        <w:r w:rsidR="008B7F18">
          <w:rPr>
            <w:rFonts w:ascii="Calibri" w:hAnsi="Calibri" w:cs="Calibri"/>
          </w:rPr>
          <w:t xml:space="preserve"> </w:t>
        </w:r>
      </w:ins>
      <w:r w:rsidR="00E92F5F">
        <w:rPr>
          <w:rFonts w:ascii="Calibri" w:hAnsi="Calibri" w:cs="Calibri"/>
        </w:rPr>
        <w:t xml:space="preserve">den Kund*Innen kurz und knapp das Konzept und den Sinn dahinter erklären, damit sie motiviert sind, den Canvas gründlich und überlegt auszufüllen. Für weitere Details ist es am einfachsten, wenn </w:t>
      </w:r>
      <w:ins w:id="79" w:author="Per Starke" w:date="2024-03-04T10:04:00Z">
        <w:r w:rsidR="008B7F18">
          <w:rPr>
            <w:rFonts w:ascii="Calibri" w:hAnsi="Calibri" w:cs="Calibri"/>
          </w:rPr>
          <w:t>Sie</w:t>
        </w:r>
        <w:r w:rsidR="008B7F18">
          <w:rPr>
            <w:rFonts w:ascii="Calibri" w:hAnsi="Calibri" w:cs="Calibri"/>
          </w:rPr>
          <w:t xml:space="preserve"> </w:t>
        </w:r>
      </w:ins>
      <w:r w:rsidR="00E92F5F">
        <w:rPr>
          <w:rFonts w:ascii="Calibri" w:hAnsi="Calibri" w:cs="Calibri"/>
        </w:rPr>
        <w:t xml:space="preserve">auf die Website des Canvas </w:t>
      </w:r>
      <w:ins w:id="80" w:author="Per Starke" w:date="2024-03-04T10:04:00Z">
        <w:r w:rsidR="008B7F18">
          <w:rPr>
            <w:rFonts w:ascii="Calibri" w:hAnsi="Calibri" w:cs="Calibri"/>
          </w:rPr>
          <w:t>verweisen</w:t>
        </w:r>
      </w:ins>
      <w:r w:rsidR="00E92F5F">
        <w:rPr>
          <w:rFonts w:ascii="Calibri" w:hAnsi="Calibri" w:cs="Calibri"/>
        </w:rPr>
        <w:t xml:space="preserve">, dort </w:t>
      </w:r>
      <w:r w:rsidR="00AA7011">
        <w:rPr>
          <w:rFonts w:ascii="Calibri" w:hAnsi="Calibri" w:cs="Calibri"/>
        </w:rPr>
        <w:t xml:space="preserve">sind alle Bereiche und einzelnen Fragen des Canvas im Detail erklärt und es gibt Beispiele für ausgefüllte Canvasses. Daran können </w:t>
      </w:r>
      <w:ins w:id="81" w:author="Per Starke" w:date="2024-03-04T10:05:00Z">
        <w:r w:rsidR="002B21DE">
          <w:rPr>
            <w:rFonts w:ascii="Calibri" w:hAnsi="Calibri" w:cs="Calibri"/>
          </w:rPr>
          <w:t>Ihre</w:t>
        </w:r>
        <w:r w:rsidR="002B21DE">
          <w:rPr>
            <w:rFonts w:ascii="Calibri" w:hAnsi="Calibri" w:cs="Calibri"/>
          </w:rPr>
          <w:t xml:space="preserve"> </w:t>
        </w:r>
      </w:ins>
      <w:r w:rsidR="00AA7011">
        <w:rPr>
          <w:rFonts w:ascii="Calibri" w:hAnsi="Calibri" w:cs="Calibri"/>
        </w:rPr>
        <w:lastRenderedPageBreak/>
        <w:t>Kund*Innen sich gut orientieren Außerdem gibt es den Canvas dort zum Download als PowerPoint-Datei</w:t>
      </w:r>
      <w:ins w:id="82" w:author="Per Starke" w:date="2024-03-04T10:05:00Z">
        <w:r w:rsidR="002B21DE">
          <w:rPr>
            <w:rFonts w:ascii="Calibri" w:hAnsi="Calibri" w:cs="Calibri"/>
          </w:rPr>
          <w:t xml:space="preserve"> zu</w:t>
        </w:r>
      </w:ins>
      <w:ins w:id="83" w:author="Per Starke" w:date="2024-03-04T10:07:00Z">
        <w:r w:rsidR="00A50CAB">
          <w:rPr>
            <w:rFonts w:ascii="Calibri" w:hAnsi="Calibri" w:cs="Calibri"/>
          </w:rPr>
          <w:t>m</w:t>
        </w:r>
      </w:ins>
      <w:ins w:id="84" w:author="Per Starke" w:date="2024-03-04T10:05:00Z">
        <w:r w:rsidR="002B21DE">
          <w:rPr>
            <w:rFonts w:ascii="Calibri" w:hAnsi="Calibri" w:cs="Calibri"/>
          </w:rPr>
          <w:t xml:space="preserve"> direkten Ausfüllen</w:t>
        </w:r>
      </w:ins>
      <w:r w:rsidR="00AA7011">
        <w:rPr>
          <w:rFonts w:ascii="Calibri" w:hAnsi="Calibri" w:cs="Calibri"/>
        </w:rPr>
        <w:t xml:space="preserve">. </w:t>
      </w:r>
      <w:ins w:id="85" w:author="Per Starke" w:date="2024-03-04T10:06:00Z">
        <w:r w:rsidR="00C73569">
          <w:rPr>
            <w:rFonts w:ascii="Calibri" w:hAnsi="Calibri" w:cs="Calibri"/>
          </w:rPr>
          <w:t>Bieten Sie</w:t>
        </w:r>
      </w:ins>
      <w:r w:rsidR="00AA7011">
        <w:rPr>
          <w:rFonts w:ascii="Calibri" w:hAnsi="Calibri" w:cs="Calibri"/>
        </w:rPr>
        <w:t xml:space="preserve"> den Kund*Innen den Canvas als Option für die erste Kommunikation </w:t>
      </w:r>
      <w:ins w:id="86" w:author="Per Starke" w:date="2024-03-04T10:07:00Z">
        <w:r w:rsidR="00D56885">
          <w:rPr>
            <w:rFonts w:ascii="Calibri" w:hAnsi="Calibri" w:cs="Calibri"/>
          </w:rPr>
          <w:t>an</w:t>
        </w:r>
      </w:ins>
      <w:r w:rsidR="00AA7011">
        <w:rPr>
          <w:rFonts w:ascii="Calibri" w:hAnsi="Calibri" w:cs="Calibri"/>
        </w:rPr>
        <w:t xml:space="preserve">, jedoch nicht als Pflicht. Er ist zwar ein Tool mit Vorteilen für beide Seiten, dennoch </w:t>
      </w:r>
      <w:ins w:id="87" w:author="Per Starke" w:date="2024-03-04T10:12:00Z">
        <w:r w:rsidR="0068525B">
          <w:rPr>
            <w:rFonts w:ascii="Calibri" w:hAnsi="Calibri" w:cs="Calibri"/>
          </w:rPr>
          <w:t>kann es auch</w:t>
        </w:r>
      </w:ins>
      <w:r w:rsidR="00AA7011">
        <w:rPr>
          <w:rFonts w:ascii="Calibri" w:hAnsi="Calibri" w:cs="Calibri"/>
        </w:rPr>
        <w:t xml:space="preserve"> Kund*Innen</w:t>
      </w:r>
      <w:ins w:id="88" w:author="Per Starke" w:date="2024-03-04T10:12:00Z">
        <w:r w:rsidR="0068525B">
          <w:rPr>
            <w:rFonts w:ascii="Calibri" w:hAnsi="Calibri" w:cs="Calibri"/>
          </w:rPr>
          <w:t xml:space="preserve"> geben</w:t>
        </w:r>
      </w:ins>
      <w:r w:rsidR="00AA7011">
        <w:rPr>
          <w:rFonts w:ascii="Calibri" w:hAnsi="Calibri" w:cs="Calibri"/>
        </w:rPr>
        <w:t>, die einfach ungerne damit arbeiten wollen – das sollte</w:t>
      </w:r>
      <w:ins w:id="89" w:author="Per Starke" w:date="2024-03-04T10:12:00Z">
        <w:r w:rsidR="0068525B">
          <w:rPr>
            <w:rFonts w:ascii="Calibri" w:hAnsi="Calibri" w:cs="Calibri"/>
          </w:rPr>
          <w:t>n Sie dann auch respektieren.</w:t>
        </w:r>
      </w:ins>
    </w:p>
    <w:p w14:paraId="4C4EAFAF" w14:textId="22980F61" w:rsidR="00F57399" w:rsidRDefault="0068525B" w:rsidP="00C01F43">
      <w:pPr>
        <w:spacing w:line="360" w:lineRule="auto"/>
        <w:jc w:val="both"/>
        <w:rPr>
          <w:ins w:id="90" w:author="Dr. Gernot Starke" w:date="2024-03-02T18:10:00Z"/>
          <w:rFonts w:ascii="Calibri" w:hAnsi="Calibri" w:cs="Calibri"/>
        </w:rPr>
      </w:pPr>
      <w:ins w:id="91" w:author="Per Starke" w:date="2024-03-04T10:12:00Z">
        <w:r>
          <w:rPr>
            <w:rFonts w:ascii="Calibri" w:hAnsi="Calibri" w:cs="Calibri"/>
          </w:rPr>
          <w:t>Sie</w:t>
        </w:r>
        <w:r>
          <w:rPr>
            <w:rFonts w:ascii="Calibri" w:hAnsi="Calibri" w:cs="Calibri"/>
          </w:rPr>
          <w:t xml:space="preserve"> </w:t>
        </w:r>
        <w:r>
          <w:rPr>
            <w:rFonts w:ascii="Calibri" w:hAnsi="Calibri" w:cs="Calibri"/>
          </w:rPr>
          <w:t>können</w:t>
        </w:r>
        <w:r>
          <w:rPr>
            <w:rFonts w:ascii="Calibri" w:hAnsi="Calibri" w:cs="Calibri"/>
          </w:rPr>
          <w:t xml:space="preserve"> </w:t>
        </w:r>
        <w:r>
          <w:rPr>
            <w:rFonts w:ascii="Calibri" w:hAnsi="Calibri" w:cs="Calibri"/>
          </w:rPr>
          <w:t>Ihren</w:t>
        </w:r>
        <w:r>
          <w:rPr>
            <w:rFonts w:ascii="Calibri" w:hAnsi="Calibri" w:cs="Calibri"/>
          </w:rPr>
          <w:t xml:space="preserve"> </w:t>
        </w:r>
      </w:ins>
      <w:r w:rsidR="00AA7011">
        <w:rPr>
          <w:rFonts w:ascii="Calibri" w:hAnsi="Calibri" w:cs="Calibri"/>
        </w:rPr>
        <w:t>Kund*Innen zum Beispiel folgenden Text schicken:</w:t>
      </w:r>
    </w:p>
    <w:p w14:paraId="39FBA3F6" w14:textId="3702D3A4" w:rsidR="00AA7011" w:rsidRPr="00D43F45" w:rsidRDefault="00AA7011" w:rsidP="00D43F45">
      <w:pPr>
        <w:spacing w:line="360" w:lineRule="auto"/>
        <w:jc w:val="center"/>
        <w:rPr>
          <w:rFonts w:ascii="Calibri" w:hAnsi="Calibri" w:cs="Calibri"/>
          <w:i/>
          <w:iCs/>
        </w:rPr>
      </w:pPr>
      <w:r w:rsidRPr="00D43F45">
        <w:rPr>
          <w:rFonts w:ascii="Calibri" w:hAnsi="Calibri" w:cs="Calibri"/>
          <w:i/>
          <w:iCs/>
        </w:rPr>
        <w:t>„</w:t>
      </w:r>
      <w:ins w:id="92" w:author="Per Starke" w:date="2024-03-04T10:11:00Z">
        <w:r w:rsidR="00626D2F">
          <w:rPr>
            <w:rFonts w:ascii="Calibri" w:hAnsi="Calibri" w:cs="Calibri"/>
            <w:i/>
            <w:iCs/>
          </w:rPr>
          <w:t>Ihre</w:t>
        </w:r>
      </w:ins>
      <w:ins w:id="93" w:author="Per Starke" w:date="2024-03-03T15:00:00Z">
        <w:r w:rsidR="00B17EF4" w:rsidRPr="00B17EF4">
          <w:rPr>
            <w:rFonts w:ascii="Calibri" w:hAnsi="Calibri" w:cs="Calibri"/>
            <w:i/>
            <w:iCs/>
          </w:rPr>
          <w:t xml:space="preserve"> Wünsche und Anforderungen </w:t>
        </w:r>
      </w:ins>
      <w:ins w:id="94" w:author="Per Starke" w:date="2024-03-04T10:07:00Z">
        <w:r w:rsidR="003E4969">
          <w:rPr>
            <w:rFonts w:ascii="Calibri" w:hAnsi="Calibri" w:cs="Calibri"/>
            <w:i/>
            <w:iCs/>
          </w:rPr>
          <w:t>können</w:t>
        </w:r>
      </w:ins>
      <w:ins w:id="95" w:author="Per Starke" w:date="2024-03-03T15:00:00Z">
        <w:r w:rsidR="00B17EF4" w:rsidRPr="00B17EF4">
          <w:rPr>
            <w:rFonts w:ascii="Calibri" w:hAnsi="Calibri" w:cs="Calibri"/>
            <w:i/>
            <w:iCs/>
          </w:rPr>
          <w:t xml:space="preserve"> </w:t>
        </w:r>
      </w:ins>
      <w:ins w:id="96" w:author="Per Starke" w:date="2024-03-04T10:07:00Z">
        <w:r w:rsidR="003E4969">
          <w:rPr>
            <w:rFonts w:ascii="Calibri" w:hAnsi="Calibri" w:cs="Calibri"/>
            <w:i/>
            <w:iCs/>
          </w:rPr>
          <w:t>Sie</w:t>
        </w:r>
      </w:ins>
      <w:ins w:id="97" w:author="Per Starke" w:date="2024-03-03T15:00:00Z">
        <w:r w:rsidR="00B17EF4" w:rsidRPr="00B17EF4">
          <w:rPr>
            <w:rFonts w:ascii="Calibri" w:hAnsi="Calibri" w:cs="Calibri"/>
            <w:i/>
            <w:iCs/>
          </w:rPr>
          <w:t xml:space="preserve"> uns in einigen Stichworten skizzieren, die </w:t>
        </w:r>
      </w:ins>
      <w:ins w:id="98" w:author="Per Starke" w:date="2024-03-04T10:07:00Z">
        <w:r w:rsidR="003E4969">
          <w:rPr>
            <w:rFonts w:ascii="Calibri" w:hAnsi="Calibri" w:cs="Calibri"/>
            <w:i/>
            <w:iCs/>
          </w:rPr>
          <w:t>Sie</w:t>
        </w:r>
      </w:ins>
      <w:ins w:id="99" w:author="Per Starke" w:date="2024-03-03T15:00:00Z">
        <w:r w:rsidR="00B17EF4" w:rsidRPr="00B17EF4">
          <w:rPr>
            <w:rFonts w:ascii="Calibri" w:hAnsi="Calibri" w:cs="Calibri"/>
            <w:i/>
            <w:iCs/>
          </w:rPr>
          <w:t xml:space="preserve"> anhand des anhängenden Homepage-Canvas </w:t>
        </w:r>
      </w:ins>
      <w:ins w:id="100" w:author="Per Starke" w:date="2024-03-04T10:08:00Z">
        <w:r w:rsidR="003E4969">
          <w:rPr>
            <w:rFonts w:ascii="Calibri" w:hAnsi="Calibri" w:cs="Calibri"/>
            <w:i/>
            <w:iCs/>
          </w:rPr>
          <w:t>ordnen</w:t>
        </w:r>
      </w:ins>
      <w:r w:rsidRPr="00D43F45">
        <w:rPr>
          <w:rFonts w:ascii="Calibri" w:hAnsi="Calibri" w:cs="Calibri"/>
          <w:i/>
          <w:iCs/>
        </w:rPr>
        <w:t>. Das ist ein</w:t>
      </w:r>
      <w:ins w:id="101" w:author="Per Starke" w:date="2024-03-03T15:00:00Z">
        <w:r w:rsidR="00B17EF4">
          <w:rPr>
            <w:rFonts w:ascii="Calibri" w:hAnsi="Calibri" w:cs="Calibri"/>
            <w:i/>
            <w:iCs/>
          </w:rPr>
          <w:t xml:space="preserve"> einfaches Hilfsmittel</w:t>
        </w:r>
      </w:ins>
      <w:r w:rsidRPr="00D43F45">
        <w:rPr>
          <w:rFonts w:ascii="Calibri" w:hAnsi="Calibri" w:cs="Calibri"/>
          <w:i/>
          <w:iCs/>
        </w:rPr>
        <w:t xml:space="preserve">, mit dem </w:t>
      </w:r>
      <w:ins w:id="102" w:author="Per Starke" w:date="2024-03-04T10:08:00Z">
        <w:r w:rsidR="003E4969">
          <w:rPr>
            <w:rFonts w:ascii="Calibri" w:hAnsi="Calibri" w:cs="Calibri"/>
            <w:i/>
            <w:iCs/>
          </w:rPr>
          <w:t>Sie</w:t>
        </w:r>
        <w:r w:rsidR="003E4969" w:rsidRPr="00D43F45">
          <w:rPr>
            <w:rFonts w:ascii="Calibri" w:hAnsi="Calibri" w:cs="Calibri"/>
            <w:i/>
            <w:iCs/>
          </w:rPr>
          <w:t xml:space="preserve"> </w:t>
        </w:r>
      </w:ins>
      <w:r w:rsidRPr="00D43F45">
        <w:rPr>
          <w:rFonts w:ascii="Calibri" w:hAnsi="Calibri" w:cs="Calibri"/>
          <w:i/>
          <w:iCs/>
        </w:rPr>
        <w:t xml:space="preserve">kurz und knapp </w:t>
      </w:r>
      <w:ins w:id="103" w:author="Per Starke" w:date="2024-03-04T10:08:00Z">
        <w:r w:rsidR="003E4969">
          <w:rPr>
            <w:rFonts w:ascii="Calibri" w:hAnsi="Calibri" w:cs="Calibri"/>
            <w:i/>
            <w:iCs/>
          </w:rPr>
          <w:t>Ihre</w:t>
        </w:r>
        <w:r w:rsidR="003E4969" w:rsidRPr="00D43F45">
          <w:rPr>
            <w:rFonts w:ascii="Calibri" w:hAnsi="Calibri" w:cs="Calibri"/>
            <w:i/>
            <w:iCs/>
          </w:rPr>
          <w:t xml:space="preserve"> </w:t>
        </w:r>
      </w:ins>
      <w:r w:rsidRPr="00D43F45">
        <w:rPr>
          <w:rFonts w:ascii="Calibri" w:hAnsi="Calibri" w:cs="Calibri"/>
          <w:i/>
          <w:iCs/>
        </w:rPr>
        <w:t xml:space="preserve">Wünsche formulieren </w:t>
      </w:r>
      <w:ins w:id="104" w:author="Per Starke" w:date="2024-03-04T10:08:00Z">
        <w:r w:rsidR="003E4969">
          <w:rPr>
            <w:rFonts w:ascii="Calibri" w:hAnsi="Calibri" w:cs="Calibri"/>
            <w:i/>
            <w:iCs/>
          </w:rPr>
          <w:t>können</w:t>
        </w:r>
        <w:r w:rsidR="003E4969" w:rsidRPr="00D43F45">
          <w:rPr>
            <w:rFonts w:ascii="Calibri" w:hAnsi="Calibri" w:cs="Calibri"/>
            <w:i/>
            <w:iCs/>
          </w:rPr>
          <w:t xml:space="preserve"> </w:t>
        </w:r>
      </w:ins>
      <w:r w:rsidRPr="00D43F45">
        <w:rPr>
          <w:rFonts w:ascii="Calibri" w:hAnsi="Calibri" w:cs="Calibri"/>
          <w:i/>
          <w:iCs/>
        </w:rPr>
        <w:t xml:space="preserve">und uns alle notwendigen Informationen </w:t>
      </w:r>
      <w:ins w:id="105" w:author="Per Starke" w:date="2024-03-04T10:08:00Z">
        <w:r w:rsidR="003E4969">
          <w:rPr>
            <w:rFonts w:ascii="Calibri" w:hAnsi="Calibri" w:cs="Calibri"/>
            <w:i/>
            <w:iCs/>
          </w:rPr>
          <w:t>geben</w:t>
        </w:r>
      </w:ins>
      <w:r w:rsidRPr="00D43F45">
        <w:rPr>
          <w:rFonts w:ascii="Calibri" w:hAnsi="Calibri" w:cs="Calibri"/>
          <w:i/>
          <w:iCs/>
        </w:rPr>
        <w:t xml:space="preserve">, damit wir einen guten Überblick haben. Damit haben wir dann einen guten Startpunkt, um mit einem Entwurf für </w:t>
      </w:r>
      <w:ins w:id="106" w:author="Per Starke" w:date="2024-03-04T10:08:00Z">
        <w:r w:rsidR="00F66B72">
          <w:rPr>
            <w:rFonts w:ascii="Calibri" w:hAnsi="Calibri" w:cs="Calibri"/>
            <w:i/>
            <w:iCs/>
          </w:rPr>
          <w:t>Sie</w:t>
        </w:r>
        <w:r w:rsidR="00F66B72" w:rsidRPr="00D43F45">
          <w:rPr>
            <w:rFonts w:ascii="Calibri" w:hAnsi="Calibri" w:cs="Calibri"/>
            <w:i/>
            <w:iCs/>
          </w:rPr>
          <w:t xml:space="preserve"> </w:t>
        </w:r>
      </w:ins>
      <w:r w:rsidRPr="00D43F45">
        <w:rPr>
          <w:rFonts w:ascii="Calibri" w:hAnsi="Calibri" w:cs="Calibri"/>
          <w:i/>
          <w:iCs/>
        </w:rPr>
        <w:t xml:space="preserve">loslegen zu können, und es hilft auch </w:t>
      </w:r>
      <w:ins w:id="107" w:author="Per Starke" w:date="2024-03-04T10:08:00Z">
        <w:r w:rsidR="00F66B72">
          <w:rPr>
            <w:rFonts w:ascii="Calibri" w:hAnsi="Calibri" w:cs="Calibri"/>
            <w:i/>
            <w:iCs/>
          </w:rPr>
          <w:t>Ihnen</w:t>
        </w:r>
        <w:r w:rsidR="00F66B72" w:rsidRPr="00D43F45">
          <w:rPr>
            <w:rFonts w:ascii="Calibri" w:hAnsi="Calibri" w:cs="Calibri"/>
            <w:i/>
            <w:iCs/>
          </w:rPr>
          <w:t xml:space="preserve"> </w:t>
        </w:r>
      </w:ins>
      <w:r w:rsidRPr="00D43F45">
        <w:rPr>
          <w:rFonts w:ascii="Calibri" w:hAnsi="Calibri" w:cs="Calibri"/>
          <w:i/>
          <w:iCs/>
        </w:rPr>
        <w:t xml:space="preserve">selbst, um </w:t>
      </w:r>
      <w:ins w:id="108" w:author="Per Starke" w:date="2024-03-04T10:08:00Z">
        <w:r w:rsidR="00F66B72">
          <w:rPr>
            <w:rFonts w:ascii="Calibri" w:hAnsi="Calibri" w:cs="Calibri"/>
            <w:i/>
            <w:iCs/>
          </w:rPr>
          <w:t>sich</w:t>
        </w:r>
        <w:r w:rsidR="00AE738A">
          <w:rPr>
            <w:rFonts w:ascii="Calibri" w:hAnsi="Calibri" w:cs="Calibri"/>
            <w:i/>
            <w:iCs/>
          </w:rPr>
          <w:t xml:space="preserve"> ohne viel Aufwand</w:t>
        </w:r>
        <w:r w:rsidR="00F66B72" w:rsidRPr="00D43F45">
          <w:rPr>
            <w:rFonts w:ascii="Calibri" w:hAnsi="Calibri" w:cs="Calibri"/>
            <w:i/>
            <w:iCs/>
          </w:rPr>
          <w:t xml:space="preserve"> </w:t>
        </w:r>
      </w:ins>
      <w:r w:rsidRPr="00D43F45">
        <w:rPr>
          <w:rFonts w:ascii="Calibri" w:hAnsi="Calibri" w:cs="Calibri"/>
          <w:i/>
          <w:iCs/>
        </w:rPr>
        <w:t xml:space="preserve">über </w:t>
      </w:r>
      <w:ins w:id="109" w:author="Per Starke" w:date="2024-03-04T10:08:00Z">
        <w:r w:rsidR="00F66B72">
          <w:rPr>
            <w:rFonts w:ascii="Calibri" w:hAnsi="Calibri" w:cs="Calibri"/>
            <w:i/>
            <w:iCs/>
          </w:rPr>
          <w:t>Ihre</w:t>
        </w:r>
        <w:r w:rsidR="00F66B72" w:rsidRPr="00D43F45">
          <w:rPr>
            <w:rFonts w:ascii="Calibri" w:hAnsi="Calibri" w:cs="Calibri"/>
            <w:i/>
            <w:iCs/>
          </w:rPr>
          <w:t xml:space="preserve"> </w:t>
        </w:r>
      </w:ins>
      <w:r w:rsidRPr="00D43F45">
        <w:rPr>
          <w:rFonts w:ascii="Calibri" w:hAnsi="Calibri" w:cs="Calibri"/>
          <w:i/>
          <w:iCs/>
        </w:rPr>
        <w:t>Wünsche und Anforderungen konkret klar zu werden</w:t>
      </w:r>
      <w:ins w:id="110" w:author="Per Starke" w:date="2024-03-04T10:08:00Z">
        <w:r w:rsidR="00AE738A">
          <w:rPr>
            <w:rFonts w:ascii="Calibri" w:hAnsi="Calibri" w:cs="Calibri"/>
            <w:i/>
            <w:iCs/>
          </w:rPr>
          <w:t xml:space="preserve">. </w:t>
        </w:r>
      </w:ins>
      <w:r w:rsidR="00D43F45" w:rsidRPr="00D43F45">
        <w:rPr>
          <w:rFonts w:ascii="Calibri" w:hAnsi="Calibri" w:cs="Calibri"/>
          <w:i/>
          <w:iCs/>
        </w:rPr>
        <w:t>Genaue Infos sowie Beispiele dazu finde</w:t>
      </w:r>
      <w:ins w:id="111" w:author="Per Starke" w:date="2024-03-04T10:08:00Z">
        <w:r w:rsidR="00AE738A">
          <w:rPr>
            <w:rFonts w:ascii="Calibri" w:hAnsi="Calibri" w:cs="Calibri"/>
            <w:i/>
            <w:iCs/>
          </w:rPr>
          <w:t xml:space="preserve">n Sie </w:t>
        </w:r>
      </w:ins>
      <w:r w:rsidR="00D43F45" w:rsidRPr="00D43F45">
        <w:rPr>
          <w:rFonts w:ascii="Calibri" w:hAnsi="Calibri" w:cs="Calibri"/>
          <w:i/>
          <w:iCs/>
        </w:rPr>
        <w:t xml:space="preserve">hier: </w:t>
      </w:r>
      <w:hyperlink r:id="rId14" w:history="1">
        <w:r w:rsidR="00D43F45" w:rsidRPr="00D43F45">
          <w:rPr>
            <w:rStyle w:val="Hyperlink"/>
            <w:rFonts w:ascii="Calibri" w:hAnsi="Calibri" w:cs="Calibri"/>
            <w:i/>
            <w:iCs/>
          </w:rPr>
          <w:t>https://perstarke-webdev.de/canvas</w:t>
        </w:r>
      </w:hyperlink>
      <w:r w:rsidR="00D43F45" w:rsidRPr="00D43F45">
        <w:rPr>
          <w:rFonts w:ascii="Calibri" w:hAnsi="Calibri" w:cs="Calibri"/>
          <w:i/>
          <w:iCs/>
        </w:rPr>
        <w:t xml:space="preserve">. Für eine präzise und einfache Kommunikation empfehlen wir den Canvas, aber ob </w:t>
      </w:r>
      <w:ins w:id="112" w:author="Per Starke" w:date="2024-03-04T10:09:00Z">
        <w:r w:rsidR="00AE738A">
          <w:rPr>
            <w:rFonts w:ascii="Calibri" w:hAnsi="Calibri" w:cs="Calibri"/>
            <w:i/>
            <w:iCs/>
          </w:rPr>
          <w:t>Sie</w:t>
        </w:r>
        <w:r w:rsidR="00AE738A" w:rsidRPr="00D43F45">
          <w:rPr>
            <w:rFonts w:ascii="Calibri" w:hAnsi="Calibri" w:cs="Calibri"/>
            <w:i/>
            <w:iCs/>
          </w:rPr>
          <w:t xml:space="preserve"> </w:t>
        </w:r>
      </w:ins>
      <w:r w:rsidR="00D43F45" w:rsidRPr="00D43F45">
        <w:rPr>
          <w:rFonts w:ascii="Calibri" w:hAnsi="Calibri" w:cs="Calibri"/>
          <w:i/>
          <w:iCs/>
        </w:rPr>
        <w:t xml:space="preserve">ihn wirklich verwenden </w:t>
      </w:r>
      <w:ins w:id="113" w:author="Per Starke" w:date="2024-03-04T10:09:00Z">
        <w:r w:rsidR="00AE738A">
          <w:rPr>
            <w:rFonts w:ascii="Calibri" w:hAnsi="Calibri" w:cs="Calibri"/>
            <w:i/>
            <w:iCs/>
          </w:rPr>
          <w:t>möchten</w:t>
        </w:r>
        <w:r w:rsidR="00AE738A" w:rsidRPr="00D43F45">
          <w:rPr>
            <w:rFonts w:ascii="Calibri" w:hAnsi="Calibri" w:cs="Calibri"/>
            <w:i/>
            <w:iCs/>
          </w:rPr>
          <w:t xml:space="preserve"> </w:t>
        </w:r>
      </w:ins>
      <w:r w:rsidR="00D43F45" w:rsidRPr="00D43F45">
        <w:rPr>
          <w:rFonts w:ascii="Calibri" w:hAnsi="Calibri" w:cs="Calibri"/>
          <w:i/>
          <w:iCs/>
        </w:rPr>
        <w:t xml:space="preserve">oder nicht bleibt natürlich </w:t>
      </w:r>
      <w:ins w:id="114" w:author="Per Starke" w:date="2024-03-04T10:09:00Z">
        <w:r w:rsidR="00AE738A">
          <w:rPr>
            <w:rFonts w:ascii="Calibri" w:hAnsi="Calibri" w:cs="Calibri"/>
            <w:i/>
            <w:iCs/>
          </w:rPr>
          <w:t xml:space="preserve">Ihnen </w:t>
        </w:r>
        <w:r w:rsidR="00AE738A" w:rsidRPr="00D43F45">
          <w:rPr>
            <w:rFonts w:ascii="Calibri" w:hAnsi="Calibri" w:cs="Calibri"/>
            <w:i/>
            <w:iCs/>
          </w:rPr>
          <w:t xml:space="preserve"> </w:t>
        </w:r>
      </w:ins>
      <w:r w:rsidR="00D43F45" w:rsidRPr="00D43F45">
        <w:rPr>
          <w:rFonts w:ascii="Calibri" w:hAnsi="Calibri" w:cs="Calibri"/>
          <w:i/>
          <w:iCs/>
        </w:rPr>
        <w:t>überlassen. Schick</w:t>
      </w:r>
      <w:ins w:id="115" w:author="Per Starke" w:date="2024-03-04T10:09:00Z">
        <w:r w:rsidR="00AE738A">
          <w:rPr>
            <w:rFonts w:ascii="Calibri" w:hAnsi="Calibri" w:cs="Calibri"/>
            <w:i/>
            <w:iCs/>
          </w:rPr>
          <w:t>en Sie uns</w:t>
        </w:r>
      </w:ins>
      <w:r w:rsidR="00D43F45" w:rsidRPr="00D43F45">
        <w:rPr>
          <w:rFonts w:ascii="Calibri" w:hAnsi="Calibri" w:cs="Calibri"/>
          <w:i/>
          <w:iCs/>
        </w:rPr>
        <w:t xml:space="preserve">, wenn </w:t>
      </w:r>
      <w:ins w:id="116" w:author="Per Starke" w:date="2024-03-04T10:09:00Z">
        <w:r w:rsidR="00AE738A">
          <w:rPr>
            <w:rFonts w:ascii="Calibri" w:hAnsi="Calibri" w:cs="Calibri"/>
            <w:i/>
            <w:iCs/>
          </w:rPr>
          <w:t>Sie</w:t>
        </w:r>
        <w:r w:rsidR="00AE738A" w:rsidRPr="00D43F45">
          <w:rPr>
            <w:rFonts w:ascii="Calibri" w:hAnsi="Calibri" w:cs="Calibri"/>
            <w:i/>
            <w:iCs/>
          </w:rPr>
          <w:t xml:space="preserve"> </w:t>
        </w:r>
        <w:r w:rsidR="00AE738A">
          <w:rPr>
            <w:rFonts w:ascii="Calibri" w:hAnsi="Calibri" w:cs="Calibri"/>
            <w:i/>
            <w:iCs/>
          </w:rPr>
          <w:t>mögen</w:t>
        </w:r>
      </w:ins>
      <w:r w:rsidR="00D43F45" w:rsidRPr="00D43F45">
        <w:rPr>
          <w:rFonts w:ascii="Calibri" w:hAnsi="Calibri" w:cs="Calibri"/>
          <w:i/>
          <w:iCs/>
        </w:rPr>
        <w:t xml:space="preserve">, gerne einfach den ausgefüllten Canvas zu. Bei Fragen </w:t>
      </w:r>
      <w:ins w:id="117" w:author="Per Starke" w:date="2024-03-04T10:09:00Z">
        <w:r w:rsidR="00AE738A">
          <w:rPr>
            <w:rFonts w:ascii="Calibri" w:hAnsi="Calibri" w:cs="Calibri"/>
            <w:i/>
            <w:iCs/>
          </w:rPr>
          <w:t>können</w:t>
        </w:r>
        <w:r w:rsidR="00AE738A" w:rsidRPr="00D43F45">
          <w:rPr>
            <w:rFonts w:ascii="Calibri" w:hAnsi="Calibri" w:cs="Calibri"/>
            <w:i/>
            <w:iCs/>
          </w:rPr>
          <w:t xml:space="preserve"> </w:t>
        </w:r>
        <w:r w:rsidR="00AE738A">
          <w:rPr>
            <w:rFonts w:ascii="Calibri" w:hAnsi="Calibri" w:cs="Calibri"/>
            <w:i/>
            <w:iCs/>
          </w:rPr>
          <w:t>Sie</w:t>
        </w:r>
        <w:r w:rsidR="00AE738A" w:rsidRPr="00D43F45">
          <w:rPr>
            <w:rFonts w:ascii="Calibri" w:hAnsi="Calibri" w:cs="Calibri"/>
            <w:i/>
            <w:iCs/>
          </w:rPr>
          <w:t xml:space="preserve"> </w:t>
        </w:r>
        <w:r w:rsidR="00AE738A">
          <w:rPr>
            <w:rFonts w:ascii="Calibri" w:hAnsi="Calibri" w:cs="Calibri"/>
            <w:i/>
            <w:iCs/>
          </w:rPr>
          <w:t>sich</w:t>
        </w:r>
        <w:r w:rsidR="00AE738A" w:rsidRPr="00D43F45">
          <w:rPr>
            <w:rFonts w:ascii="Calibri" w:hAnsi="Calibri" w:cs="Calibri"/>
            <w:i/>
            <w:iCs/>
          </w:rPr>
          <w:t xml:space="preserve"> </w:t>
        </w:r>
      </w:ins>
      <w:r w:rsidR="00D43F45" w:rsidRPr="00D43F45">
        <w:rPr>
          <w:rFonts w:ascii="Calibri" w:hAnsi="Calibri" w:cs="Calibri"/>
          <w:i/>
          <w:iCs/>
        </w:rPr>
        <w:t>jederzeit melden.“</w:t>
      </w:r>
    </w:p>
    <w:p w14:paraId="209F9FE8" w14:textId="5AFC7981" w:rsidR="00724848" w:rsidRPr="00935D59" w:rsidRDefault="00724848" w:rsidP="00935D59">
      <w:pPr>
        <w:pStyle w:val="berschrift3"/>
        <w:rPr>
          <w:rFonts w:ascii="Calibri" w:hAnsi="Calibri" w:cs="Calibri"/>
        </w:rPr>
      </w:pPr>
      <w:bookmarkStart w:id="118" w:name="_Toc160442370"/>
      <w:r w:rsidRPr="00935D59">
        <w:rPr>
          <w:rFonts w:ascii="Calibri" w:hAnsi="Calibri" w:cs="Calibri"/>
        </w:rPr>
        <w:t>Als Kund*In</w:t>
      </w:r>
      <w:bookmarkEnd w:id="118"/>
    </w:p>
    <w:p w14:paraId="5215EB36" w14:textId="26449C18" w:rsidR="002F6389" w:rsidRDefault="007B34C2" w:rsidP="007B34C2">
      <w:pPr>
        <w:spacing w:line="360" w:lineRule="auto"/>
        <w:jc w:val="both"/>
        <w:rPr>
          <w:rFonts w:ascii="Calibri" w:hAnsi="Calibri" w:cs="Calibri"/>
        </w:rPr>
      </w:pPr>
      <w:r>
        <w:rPr>
          <w:rFonts w:ascii="Calibri" w:hAnsi="Calibri" w:cs="Calibri"/>
        </w:rPr>
        <w:t xml:space="preserve">Als Kund*In auf der Suche nach einer neuen Website </w:t>
      </w:r>
      <w:ins w:id="119" w:author="Per Starke" w:date="2024-03-04T10:14:00Z">
        <w:r w:rsidR="00EC68D6">
          <w:rPr>
            <w:rFonts w:ascii="Calibri" w:hAnsi="Calibri" w:cs="Calibri"/>
          </w:rPr>
          <w:t>haben</w:t>
        </w:r>
        <w:r w:rsidR="00EC68D6">
          <w:rPr>
            <w:rFonts w:ascii="Calibri" w:hAnsi="Calibri" w:cs="Calibri"/>
          </w:rPr>
          <w:t xml:space="preserve"> </w:t>
        </w:r>
        <w:r w:rsidR="00EC68D6">
          <w:rPr>
            <w:rFonts w:ascii="Calibri" w:hAnsi="Calibri" w:cs="Calibri"/>
          </w:rPr>
          <w:t>Sie</w:t>
        </w:r>
        <w:r w:rsidR="00EC68D6">
          <w:rPr>
            <w:rFonts w:ascii="Calibri" w:hAnsi="Calibri" w:cs="Calibri"/>
          </w:rPr>
          <w:t xml:space="preserve"> </w:t>
        </w:r>
      </w:ins>
      <w:r>
        <w:rPr>
          <w:rFonts w:ascii="Calibri" w:hAnsi="Calibri" w:cs="Calibri"/>
        </w:rPr>
        <w:t xml:space="preserve">den Canvas entweder von einem/einer Webentwickler*In zugeschickt bekommen, wenn </w:t>
      </w:r>
      <w:ins w:id="120" w:author="Per Starke" w:date="2024-03-04T10:14:00Z">
        <w:r w:rsidR="00EC68D6">
          <w:rPr>
            <w:rFonts w:ascii="Calibri" w:hAnsi="Calibri" w:cs="Calibri"/>
          </w:rPr>
          <w:t>Sie</w:t>
        </w:r>
        <w:r w:rsidR="00EC68D6">
          <w:rPr>
            <w:rFonts w:ascii="Calibri" w:hAnsi="Calibri" w:cs="Calibri"/>
          </w:rPr>
          <w:t xml:space="preserve"> </w:t>
        </w:r>
      </w:ins>
      <w:r>
        <w:rPr>
          <w:rFonts w:ascii="Calibri" w:hAnsi="Calibri" w:cs="Calibri"/>
        </w:rPr>
        <w:t xml:space="preserve">schon jemanden gefunden oder beauftragt </w:t>
      </w:r>
      <w:ins w:id="121" w:author="Per Starke" w:date="2024-03-04T10:15:00Z">
        <w:r w:rsidR="00EC68D6">
          <w:rPr>
            <w:rFonts w:ascii="Calibri" w:hAnsi="Calibri" w:cs="Calibri"/>
          </w:rPr>
          <w:t>haben</w:t>
        </w:r>
      </w:ins>
      <w:r>
        <w:rPr>
          <w:rFonts w:ascii="Calibri" w:hAnsi="Calibri" w:cs="Calibri"/>
        </w:rPr>
        <w:t xml:space="preserve">, oder </w:t>
      </w:r>
      <w:ins w:id="122" w:author="Per Starke" w:date="2024-03-04T10:15:00Z">
        <w:r w:rsidR="00EC68D6">
          <w:rPr>
            <w:rFonts w:ascii="Calibri" w:hAnsi="Calibri" w:cs="Calibri"/>
          </w:rPr>
          <w:t>Sie sind</w:t>
        </w:r>
        <w:r w:rsidR="00EC68D6">
          <w:rPr>
            <w:rFonts w:ascii="Calibri" w:hAnsi="Calibri" w:cs="Calibri"/>
          </w:rPr>
          <w:t xml:space="preserve"> </w:t>
        </w:r>
      </w:ins>
      <w:r>
        <w:rPr>
          <w:rFonts w:ascii="Calibri" w:hAnsi="Calibri" w:cs="Calibri"/>
        </w:rPr>
        <w:t xml:space="preserve">selbst auf den Canvas gestoßen. Wenn </w:t>
      </w:r>
      <w:ins w:id="123" w:author="Per Starke" w:date="2024-03-04T10:15:00Z">
        <w:r w:rsidR="00EC68D6">
          <w:rPr>
            <w:rFonts w:ascii="Calibri" w:hAnsi="Calibri" w:cs="Calibri"/>
          </w:rPr>
          <w:t>Sie</w:t>
        </w:r>
        <w:r w:rsidR="00EC68D6">
          <w:rPr>
            <w:rFonts w:ascii="Calibri" w:hAnsi="Calibri" w:cs="Calibri"/>
          </w:rPr>
          <w:t xml:space="preserve"> </w:t>
        </w:r>
      </w:ins>
      <w:r>
        <w:rPr>
          <w:rFonts w:ascii="Calibri" w:hAnsi="Calibri" w:cs="Calibri"/>
        </w:rPr>
        <w:t>den Canvas zugesendet bekommen</w:t>
      </w:r>
      <w:r w:rsidR="00C878F5">
        <w:rPr>
          <w:rFonts w:ascii="Calibri" w:hAnsi="Calibri" w:cs="Calibri"/>
        </w:rPr>
        <w:t xml:space="preserve"> </w:t>
      </w:r>
      <w:ins w:id="124" w:author="Per Starke" w:date="2024-03-04T10:15:00Z">
        <w:r w:rsidR="00EC68D6">
          <w:rPr>
            <w:rFonts w:ascii="Calibri" w:hAnsi="Calibri" w:cs="Calibri"/>
          </w:rPr>
          <w:t>haben</w:t>
        </w:r>
      </w:ins>
      <w:r>
        <w:rPr>
          <w:rFonts w:ascii="Calibri" w:hAnsi="Calibri" w:cs="Calibri"/>
        </w:rPr>
        <w:t xml:space="preserve">, dann </w:t>
      </w:r>
      <w:ins w:id="125" w:author="Per Starke" w:date="2024-03-04T10:15:00Z">
        <w:r w:rsidR="00EC68D6">
          <w:rPr>
            <w:rFonts w:ascii="Calibri" w:hAnsi="Calibri" w:cs="Calibri"/>
          </w:rPr>
          <w:t xml:space="preserve">nutzen </w:t>
        </w:r>
      </w:ins>
      <w:ins w:id="126" w:author="Per Starke" w:date="2024-03-04T10:17:00Z">
        <w:r w:rsidR="001835F6">
          <w:rPr>
            <w:rFonts w:ascii="Calibri" w:hAnsi="Calibri" w:cs="Calibri"/>
          </w:rPr>
          <w:t>Sie</w:t>
        </w:r>
      </w:ins>
      <w:ins w:id="127" w:author="Per Starke" w:date="2024-03-04T10:15:00Z">
        <w:r w:rsidR="00EC68D6">
          <w:rPr>
            <w:rFonts w:ascii="Calibri" w:hAnsi="Calibri" w:cs="Calibri"/>
          </w:rPr>
          <w:t xml:space="preserve"> </w:t>
        </w:r>
      </w:ins>
      <w:r>
        <w:rPr>
          <w:rFonts w:ascii="Calibri" w:hAnsi="Calibri" w:cs="Calibri"/>
        </w:rPr>
        <w:t xml:space="preserve">dieses Tool gerne auch. Erstens, um </w:t>
      </w:r>
      <w:ins w:id="128" w:author="Per Starke" w:date="2024-03-04T10:15:00Z">
        <w:r w:rsidR="00EC68D6">
          <w:rPr>
            <w:rFonts w:ascii="Calibri" w:hAnsi="Calibri" w:cs="Calibri"/>
          </w:rPr>
          <w:t>sich</w:t>
        </w:r>
        <w:r w:rsidR="00EC68D6">
          <w:rPr>
            <w:rFonts w:ascii="Calibri" w:hAnsi="Calibri" w:cs="Calibri"/>
          </w:rPr>
          <w:t xml:space="preserve"> </w:t>
        </w:r>
      </w:ins>
      <w:r>
        <w:rPr>
          <w:rFonts w:ascii="Calibri" w:hAnsi="Calibri" w:cs="Calibri"/>
        </w:rPr>
        <w:t xml:space="preserve">Gedanken zu machen, was genau </w:t>
      </w:r>
      <w:ins w:id="129" w:author="Per Starke" w:date="2024-03-04T10:15:00Z">
        <w:r w:rsidR="00EC68D6">
          <w:rPr>
            <w:rFonts w:ascii="Calibri" w:hAnsi="Calibri" w:cs="Calibri"/>
          </w:rPr>
          <w:t>Ihre</w:t>
        </w:r>
        <w:r w:rsidR="00EC68D6">
          <w:rPr>
            <w:rFonts w:ascii="Calibri" w:hAnsi="Calibri" w:cs="Calibri"/>
          </w:rPr>
          <w:t xml:space="preserve"> </w:t>
        </w:r>
      </w:ins>
      <w:r>
        <w:rPr>
          <w:rFonts w:ascii="Calibri" w:hAnsi="Calibri" w:cs="Calibri"/>
        </w:rPr>
        <w:t>Wünsche</w:t>
      </w:r>
      <w:ins w:id="130" w:author="Per Starke" w:date="2024-03-04T10:17:00Z">
        <w:r w:rsidR="00FB383E">
          <w:rPr>
            <w:rFonts w:ascii="Calibri" w:hAnsi="Calibri" w:cs="Calibri"/>
          </w:rPr>
          <w:t xml:space="preserve"> für und </w:t>
        </w:r>
      </w:ins>
      <w:r>
        <w:rPr>
          <w:rFonts w:ascii="Calibri" w:hAnsi="Calibri" w:cs="Calibri"/>
        </w:rPr>
        <w:t xml:space="preserve"> Ideen und Anforderungen an </w:t>
      </w:r>
      <w:ins w:id="131" w:author="Per Starke" w:date="2024-03-04T10:15:00Z">
        <w:r w:rsidR="00EC68D6">
          <w:rPr>
            <w:rFonts w:ascii="Calibri" w:hAnsi="Calibri" w:cs="Calibri"/>
          </w:rPr>
          <w:t>Ihre</w:t>
        </w:r>
        <w:r w:rsidR="00EC68D6">
          <w:rPr>
            <w:rFonts w:ascii="Calibri" w:hAnsi="Calibri" w:cs="Calibri"/>
          </w:rPr>
          <w:t xml:space="preserve"> </w:t>
        </w:r>
      </w:ins>
      <w:r>
        <w:rPr>
          <w:rFonts w:ascii="Calibri" w:hAnsi="Calibri" w:cs="Calibri"/>
        </w:rPr>
        <w:t xml:space="preserve">neue Website sind. Zweitens, um </w:t>
      </w:r>
      <w:ins w:id="132" w:author="Per Starke" w:date="2024-03-04T10:15:00Z">
        <w:r w:rsidR="00EC68D6">
          <w:rPr>
            <w:rFonts w:ascii="Calibri" w:hAnsi="Calibri" w:cs="Calibri"/>
          </w:rPr>
          <w:t>Ihrem Entwicklungsteam</w:t>
        </w:r>
      </w:ins>
      <w:r>
        <w:rPr>
          <w:rFonts w:ascii="Calibri" w:hAnsi="Calibri" w:cs="Calibri"/>
        </w:rPr>
        <w:t xml:space="preserve"> diese dann auch präzise mitzuteilen. </w:t>
      </w:r>
      <w:r w:rsidR="002F6389">
        <w:rPr>
          <w:rFonts w:ascii="Calibri" w:hAnsi="Calibri" w:cs="Calibri"/>
        </w:rPr>
        <w:t xml:space="preserve">Wenn </w:t>
      </w:r>
      <w:ins w:id="133" w:author="Per Starke" w:date="2024-03-04T10:15:00Z">
        <w:r w:rsidR="00E5294A">
          <w:rPr>
            <w:rFonts w:ascii="Calibri" w:hAnsi="Calibri" w:cs="Calibri"/>
          </w:rPr>
          <w:t>Sie</w:t>
        </w:r>
        <w:r w:rsidR="00E5294A">
          <w:rPr>
            <w:rFonts w:ascii="Calibri" w:hAnsi="Calibri" w:cs="Calibri"/>
          </w:rPr>
          <w:t xml:space="preserve"> </w:t>
        </w:r>
      </w:ins>
      <w:r w:rsidR="002F6389">
        <w:rPr>
          <w:rFonts w:ascii="Calibri" w:hAnsi="Calibri" w:cs="Calibri"/>
        </w:rPr>
        <w:t xml:space="preserve">selbst auf den Canvas gestoßen </w:t>
      </w:r>
      <w:ins w:id="134" w:author="Per Starke" w:date="2024-03-04T10:15:00Z">
        <w:r w:rsidR="00E5294A">
          <w:rPr>
            <w:rFonts w:ascii="Calibri" w:hAnsi="Calibri" w:cs="Calibri"/>
          </w:rPr>
          <w:t>sind</w:t>
        </w:r>
      </w:ins>
      <w:r w:rsidR="002F6389">
        <w:rPr>
          <w:rFonts w:ascii="Calibri" w:hAnsi="Calibri" w:cs="Calibri"/>
        </w:rPr>
        <w:t xml:space="preserve">, </w:t>
      </w:r>
      <w:ins w:id="135" w:author="Per Starke" w:date="2024-03-04T10:16:00Z">
        <w:r w:rsidR="00E5294A">
          <w:rPr>
            <w:rFonts w:ascii="Calibri" w:hAnsi="Calibri" w:cs="Calibri"/>
          </w:rPr>
          <w:t>können Sie</w:t>
        </w:r>
      </w:ins>
      <w:r w:rsidR="002F6389">
        <w:rPr>
          <w:rFonts w:ascii="Calibri" w:hAnsi="Calibri" w:cs="Calibri"/>
        </w:rPr>
        <w:t xml:space="preserve">, sobald </w:t>
      </w:r>
      <w:ins w:id="136" w:author="Per Starke" w:date="2024-03-04T10:16:00Z">
        <w:r w:rsidR="00E5294A">
          <w:rPr>
            <w:rFonts w:ascii="Calibri" w:hAnsi="Calibri" w:cs="Calibri"/>
          </w:rPr>
          <w:t>Sie</w:t>
        </w:r>
        <w:r w:rsidR="00E5294A">
          <w:rPr>
            <w:rFonts w:ascii="Calibri" w:hAnsi="Calibri" w:cs="Calibri"/>
          </w:rPr>
          <w:t xml:space="preserve"> </w:t>
        </w:r>
        <w:r w:rsidR="00E5294A">
          <w:rPr>
            <w:rFonts w:ascii="Calibri" w:hAnsi="Calibri" w:cs="Calibri"/>
          </w:rPr>
          <w:t>ein Entwicklungsteam gefunden haben</w:t>
        </w:r>
      </w:ins>
      <w:r w:rsidR="002F6389">
        <w:rPr>
          <w:rFonts w:ascii="Calibri" w:hAnsi="Calibri" w:cs="Calibri"/>
        </w:rPr>
        <w:t xml:space="preserve">, gerne vorschlagen, mit dem Canvas zu arbeiten. </w:t>
      </w:r>
      <w:ins w:id="137" w:author="Per Starke" w:date="2024-03-04T10:16:00Z">
        <w:r w:rsidR="00E5294A">
          <w:rPr>
            <w:rFonts w:ascii="Calibri" w:hAnsi="Calibri" w:cs="Calibri"/>
          </w:rPr>
          <w:t>Sie</w:t>
        </w:r>
        <w:r w:rsidR="00E5294A">
          <w:rPr>
            <w:rFonts w:ascii="Calibri" w:hAnsi="Calibri" w:cs="Calibri"/>
          </w:rPr>
          <w:t xml:space="preserve"> </w:t>
        </w:r>
        <w:r w:rsidR="00E5294A">
          <w:rPr>
            <w:rFonts w:ascii="Calibri" w:hAnsi="Calibri" w:cs="Calibri"/>
          </w:rPr>
          <w:t>können</w:t>
        </w:r>
        <w:r w:rsidR="00E5294A">
          <w:rPr>
            <w:rFonts w:ascii="Calibri" w:hAnsi="Calibri" w:cs="Calibri"/>
          </w:rPr>
          <w:t xml:space="preserve"> </w:t>
        </w:r>
      </w:ins>
      <w:r w:rsidR="002F6389">
        <w:rPr>
          <w:rFonts w:ascii="Calibri" w:hAnsi="Calibri" w:cs="Calibri"/>
        </w:rPr>
        <w:t xml:space="preserve">den Canvas auch schon im Voraus ausfüllen, und direkt bei der ersten Kontaktaufnahme </w:t>
      </w:r>
      <w:r w:rsidR="00253AE3">
        <w:rPr>
          <w:rFonts w:ascii="Calibri" w:hAnsi="Calibri" w:cs="Calibri"/>
        </w:rPr>
        <w:t xml:space="preserve">mitsenden. Dann </w:t>
      </w:r>
      <w:ins w:id="138" w:author="Per Starke" w:date="2024-03-04T10:16:00Z">
        <w:r w:rsidR="00E5294A">
          <w:rPr>
            <w:rFonts w:ascii="Calibri" w:hAnsi="Calibri" w:cs="Calibri"/>
          </w:rPr>
          <w:t>kann das Entwicklungsteam</w:t>
        </w:r>
      </w:ins>
      <w:r w:rsidR="00253AE3">
        <w:rPr>
          <w:rFonts w:ascii="Calibri" w:hAnsi="Calibri" w:cs="Calibri"/>
        </w:rPr>
        <w:t xml:space="preserve">, </w:t>
      </w:r>
      <w:ins w:id="139" w:author="Per Starke" w:date="2024-03-04T10:16:00Z">
        <w:r w:rsidR="00E5294A">
          <w:rPr>
            <w:rFonts w:ascii="Calibri" w:hAnsi="Calibri" w:cs="Calibri"/>
          </w:rPr>
          <w:t>welches</w:t>
        </w:r>
        <w:r w:rsidR="00E5294A">
          <w:rPr>
            <w:rFonts w:ascii="Calibri" w:hAnsi="Calibri" w:cs="Calibri"/>
          </w:rPr>
          <w:t xml:space="preserve"> </w:t>
        </w:r>
        <w:r w:rsidR="00E5294A">
          <w:rPr>
            <w:rFonts w:ascii="Calibri" w:hAnsi="Calibri" w:cs="Calibri"/>
          </w:rPr>
          <w:t>Sie</w:t>
        </w:r>
        <w:r w:rsidR="00E5294A">
          <w:rPr>
            <w:rFonts w:ascii="Calibri" w:hAnsi="Calibri" w:cs="Calibri"/>
          </w:rPr>
          <w:t xml:space="preserve"> </w:t>
        </w:r>
        <w:r w:rsidR="00E5294A">
          <w:rPr>
            <w:rFonts w:ascii="Calibri" w:hAnsi="Calibri" w:cs="Calibri"/>
          </w:rPr>
          <w:t>kontaktieren</w:t>
        </w:r>
      </w:ins>
      <w:r w:rsidR="00253AE3">
        <w:rPr>
          <w:rFonts w:ascii="Calibri" w:hAnsi="Calibri" w:cs="Calibri"/>
        </w:rPr>
        <w:t xml:space="preserve">, direkt sehen, was du für Anforderungen und Wünsche </w:t>
      </w:r>
      <w:ins w:id="140" w:author="Per Starke" w:date="2024-03-04T10:16:00Z">
        <w:r w:rsidR="00E5294A">
          <w:rPr>
            <w:rFonts w:ascii="Calibri" w:hAnsi="Calibri" w:cs="Calibri"/>
          </w:rPr>
          <w:t>Sie haben</w:t>
        </w:r>
      </w:ins>
      <w:ins w:id="141" w:author="Per Starke" w:date="2024-03-04T10:17:00Z">
        <w:r w:rsidR="007439EB">
          <w:rPr>
            <w:rFonts w:ascii="Calibri" w:hAnsi="Calibri" w:cs="Calibri"/>
          </w:rPr>
          <w:t>. Somit</w:t>
        </w:r>
      </w:ins>
      <w:r w:rsidR="00253AE3">
        <w:rPr>
          <w:rFonts w:ascii="Calibri" w:hAnsi="Calibri" w:cs="Calibri"/>
        </w:rPr>
        <w:t xml:space="preserve"> </w:t>
      </w:r>
      <w:ins w:id="142" w:author="Per Starke" w:date="2024-03-04T10:17:00Z">
        <w:r w:rsidR="007439EB">
          <w:rPr>
            <w:rFonts w:ascii="Calibri" w:hAnsi="Calibri" w:cs="Calibri"/>
          </w:rPr>
          <w:t>erhalten</w:t>
        </w:r>
        <w:r w:rsidR="007439EB">
          <w:rPr>
            <w:rFonts w:ascii="Calibri" w:hAnsi="Calibri" w:cs="Calibri"/>
          </w:rPr>
          <w:t xml:space="preserve"> </w:t>
        </w:r>
        <w:r w:rsidR="007439EB">
          <w:rPr>
            <w:rFonts w:ascii="Calibri" w:hAnsi="Calibri" w:cs="Calibri"/>
          </w:rPr>
          <w:t>Sie</w:t>
        </w:r>
      </w:ins>
      <w:ins w:id="143" w:author="Per Starke" w:date="2024-03-04T10:16:00Z">
        <w:r w:rsidR="00E5294A">
          <w:rPr>
            <w:rFonts w:ascii="Calibri" w:hAnsi="Calibri" w:cs="Calibri"/>
          </w:rPr>
          <w:t xml:space="preserve"> </w:t>
        </w:r>
      </w:ins>
      <w:r w:rsidR="00253AE3">
        <w:rPr>
          <w:rFonts w:ascii="Calibri" w:hAnsi="Calibri" w:cs="Calibri"/>
        </w:rPr>
        <w:t xml:space="preserve">eine sehr konkrete Antwort auf </w:t>
      </w:r>
      <w:ins w:id="144" w:author="Per Starke" w:date="2024-03-04T10:16:00Z">
        <w:r w:rsidR="00E5294A">
          <w:rPr>
            <w:rFonts w:ascii="Calibri" w:hAnsi="Calibri" w:cs="Calibri"/>
          </w:rPr>
          <w:t>Ihre</w:t>
        </w:r>
        <w:r w:rsidR="00E5294A">
          <w:rPr>
            <w:rFonts w:ascii="Calibri" w:hAnsi="Calibri" w:cs="Calibri"/>
          </w:rPr>
          <w:t xml:space="preserve"> </w:t>
        </w:r>
      </w:ins>
      <w:r w:rsidR="00253AE3">
        <w:rPr>
          <w:rFonts w:ascii="Calibri" w:hAnsi="Calibri" w:cs="Calibri"/>
        </w:rPr>
        <w:t xml:space="preserve">Anfrage, und im besten Fall </w:t>
      </w:r>
      <w:ins w:id="145" w:author="Per Starke" w:date="2024-03-04T10:17:00Z">
        <w:r w:rsidR="007439EB">
          <w:rPr>
            <w:rFonts w:ascii="Calibri" w:hAnsi="Calibri" w:cs="Calibri"/>
          </w:rPr>
          <w:t xml:space="preserve">kann das Entwicklungsteam </w:t>
        </w:r>
      </w:ins>
      <w:r w:rsidR="00253AE3">
        <w:rPr>
          <w:rFonts w:ascii="Calibri" w:hAnsi="Calibri" w:cs="Calibri"/>
        </w:rPr>
        <w:t>schnell mit der Entwicklung eines ersten Entwurfes loslegen.</w:t>
      </w:r>
    </w:p>
    <w:p w14:paraId="09CDEDDB" w14:textId="62F8F0DD" w:rsidR="005F2213" w:rsidRDefault="005F2213" w:rsidP="007B34C2">
      <w:pPr>
        <w:spacing w:line="360" w:lineRule="auto"/>
        <w:jc w:val="both"/>
        <w:rPr>
          <w:ins w:id="146" w:author="Per Starke" w:date="2024-03-04T10:24:00Z"/>
          <w:rFonts w:ascii="Calibri" w:hAnsi="Calibri" w:cs="Calibri"/>
        </w:rPr>
      </w:pPr>
      <w:ins w:id="147" w:author="Per Starke" w:date="2024-03-04T10:24:00Z">
        <w:r w:rsidRPr="005F2213">
          <w:rPr>
            <w:rFonts w:ascii="Calibri" w:hAnsi="Calibri" w:cs="Calibri"/>
          </w:rPr>
          <w:lastRenderedPageBreak/>
          <w:t>Die Website des Canvas bietet Ihnen zu jedem der drei Bereiche konkrete Fragen und Erklärungen</w:t>
        </w:r>
      </w:ins>
      <w:ins w:id="148" w:author="Per Starke" w:date="2024-03-04T10:26:00Z">
        <w:r w:rsidR="00A1448A">
          <w:rPr>
            <w:rFonts w:ascii="Calibri" w:hAnsi="Calibri" w:cs="Calibri"/>
          </w:rPr>
          <w:t>, sowie Beispiele</w:t>
        </w:r>
      </w:ins>
      <w:ins w:id="149" w:author="Per Starke" w:date="2024-03-04T10:24:00Z">
        <w:r w:rsidRPr="005F2213">
          <w:rPr>
            <w:rFonts w:ascii="Calibri" w:hAnsi="Calibri" w:cs="Calibri"/>
          </w:rPr>
          <w:t>. Laden Sie die PowerPoint-Datei herunter und füllen Sie die Felder dort aus. Sie können dies allein oder im Team</w:t>
        </w:r>
      </w:ins>
      <w:ins w:id="150" w:author="Per Starke" w:date="2024-03-04T10:25:00Z">
        <w:r w:rsidR="00C51BD7">
          <w:rPr>
            <w:rFonts w:ascii="Calibri" w:hAnsi="Calibri" w:cs="Calibri"/>
          </w:rPr>
          <w:t xml:space="preserve"> erledigen</w:t>
        </w:r>
      </w:ins>
      <w:ins w:id="151" w:author="Per Starke" w:date="2024-03-04T10:24:00Z">
        <w:r w:rsidRPr="005F2213">
          <w:rPr>
            <w:rFonts w:ascii="Calibri" w:hAnsi="Calibri" w:cs="Calibri"/>
          </w:rPr>
          <w:t xml:space="preserve">, da der Canvas sich </w:t>
        </w:r>
      </w:ins>
      <w:ins w:id="152" w:author="Per Starke" w:date="2024-03-04T10:25:00Z">
        <w:r w:rsidR="00C51BD7">
          <w:rPr>
            <w:rFonts w:ascii="Calibri" w:hAnsi="Calibri" w:cs="Calibri"/>
          </w:rPr>
          <w:t xml:space="preserve">auch </w:t>
        </w:r>
      </w:ins>
      <w:ins w:id="153" w:author="Per Starke" w:date="2024-03-04T10:24:00Z">
        <w:r w:rsidRPr="005F2213">
          <w:rPr>
            <w:rFonts w:ascii="Calibri" w:hAnsi="Calibri" w:cs="Calibri"/>
          </w:rPr>
          <w:t>gut für gemeinsame Überlegungen eignet.</w:t>
        </w:r>
      </w:ins>
    </w:p>
    <w:p w14:paraId="116E9A67" w14:textId="7E3AAB0D" w:rsidR="002F6389" w:rsidRDefault="002F6389" w:rsidP="002F6389">
      <w:pPr>
        <w:spacing w:line="360" w:lineRule="auto"/>
        <w:jc w:val="both"/>
        <w:rPr>
          <w:rFonts w:ascii="Calibri" w:hAnsi="Calibri" w:cs="Calibri"/>
        </w:rPr>
      </w:pPr>
      <w:r>
        <w:rPr>
          <w:rFonts w:ascii="Calibri" w:hAnsi="Calibri" w:cs="Calibri"/>
        </w:rPr>
        <w:t xml:space="preserve">Auf der einen Seite </w:t>
      </w:r>
      <w:ins w:id="154" w:author="Per Starke" w:date="2024-03-04T10:28:00Z">
        <w:r w:rsidR="00167C8C">
          <w:rPr>
            <w:rFonts w:ascii="Calibri" w:hAnsi="Calibri" w:cs="Calibri"/>
          </w:rPr>
          <w:t>sollten Sie</w:t>
        </w:r>
      </w:ins>
      <w:r>
        <w:rPr>
          <w:rFonts w:ascii="Calibri" w:hAnsi="Calibri" w:cs="Calibri"/>
        </w:rPr>
        <w:t xml:space="preserve"> versuchen, den Canvas gründlich und überlegt auszufüllen, so haben alle Seiten am meisten davon. Auf der anderen Seite mache</w:t>
      </w:r>
      <w:ins w:id="155" w:author="Per Starke" w:date="2024-03-04T10:28:00Z">
        <w:r w:rsidR="00167C8C">
          <w:rPr>
            <w:rFonts w:ascii="Calibri" w:hAnsi="Calibri" w:cs="Calibri"/>
          </w:rPr>
          <w:t xml:space="preserve">n </w:t>
        </w:r>
      </w:ins>
      <w:r>
        <w:rPr>
          <w:rFonts w:ascii="Calibri" w:hAnsi="Calibri" w:cs="Calibri"/>
        </w:rPr>
        <w:t xml:space="preserve"> </w:t>
      </w:r>
      <w:ins w:id="156" w:author="Per Starke" w:date="2024-03-04T10:28:00Z">
        <w:r w:rsidR="00167C8C">
          <w:rPr>
            <w:rFonts w:ascii="Calibri" w:hAnsi="Calibri" w:cs="Calibri"/>
          </w:rPr>
          <w:t>Sie sich</w:t>
        </w:r>
      </w:ins>
      <w:r>
        <w:rPr>
          <w:rFonts w:ascii="Calibri" w:hAnsi="Calibri" w:cs="Calibri"/>
        </w:rPr>
        <w:t xml:space="preserve"> keinen zu großen Kopf. </w:t>
      </w:r>
      <w:ins w:id="157" w:author="Per Starke" w:date="2024-03-04T10:30:00Z">
        <w:r w:rsidR="00167C8C">
          <w:rPr>
            <w:rFonts w:ascii="Calibri" w:hAnsi="Calibri" w:cs="Calibri"/>
          </w:rPr>
          <w:t>Sie sollten</w:t>
        </w:r>
        <w:r w:rsidR="00167C8C">
          <w:rPr>
            <w:rFonts w:ascii="Calibri" w:hAnsi="Calibri" w:cs="Calibri"/>
          </w:rPr>
          <w:t xml:space="preserve"> </w:t>
        </w:r>
      </w:ins>
      <w:r>
        <w:rPr>
          <w:rFonts w:ascii="Calibri" w:hAnsi="Calibri" w:cs="Calibri"/>
        </w:rPr>
        <w:t xml:space="preserve">hier </w:t>
      </w:r>
      <w:ins w:id="158" w:author="Per Starke" w:date="2024-03-04T10:30:00Z">
        <w:r w:rsidR="00167C8C">
          <w:rPr>
            <w:rFonts w:ascii="Calibri" w:hAnsi="Calibri" w:cs="Calibri"/>
          </w:rPr>
          <w:t>Ihre</w:t>
        </w:r>
        <w:r w:rsidR="00167C8C">
          <w:rPr>
            <w:rFonts w:ascii="Calibri" w:hAnsi="Calibri" w:cs="Calibri"/>
          </w:rPr>
          <w:t xml:space="preserve"> </w:t>
        </w:r>
      </w:ins>
      <w:r>
        <w:rPr>
          <w:rFonts w:ascii="Calibri" w:hAnsi="Calibri" w:cs="Calibri"/>
        </w:rPr>
        <w:t>Ideen und Wünsche aufschreiben. Das muss nicht perfekt formuliert sein, und alles, was im Canvas steht</w:t>
      </w:r>
      <w:r w:rsidR="00331134">
        <w:rPr>
          <w:rFonts w:ascii="Calibri" w:hAnsi="Calibri" w:cs="Calibri"/>
        </w:rPr>
        <w:t>,</w:t>
      </w:r>
      <w:r>
        <w:rPr>
          <w:rFonts w:ascii="Calibri" w:hAnsi="Calibri" w:cs="Calibri"/>
        </w:rPr>
        <w:t xml:space="preserve"> ist nicht in Stein gemeißelt</w:t>
      </w:r>
      <w:r w:rsidR="00331134">
        <w:rPr>
          <w:rFonts w:ascii="Calibri" w:hAnsi="Calibri" w:cs="Calibri"/>
        </w:rPr>
        <w:t xml:space="preserve">. </w:t>
      </w:r>
      <w:ins w:id="159" w:author="Per Starke" w:date="2024-03-04T10:30:00Z">
        <w:r w:rsidR="00167C8C">
          <w:rPr>
            <w:rFonts w:ascii="Calibri" w:hAnsi="Calibri" w:cs="Calibri"/>
          </w:rPr>
          <w:t>Sie</w:t>
        </w:r>
        <w:r w:rsidR="00167C8C">
          <w:rPr>
            <w:rFonts w:ascii="Calibri" w:hAnsi="Calibri" w:cs="Calibri"/>
          </w:rPr>
          <w:t xml:space="preserve"> </w:t>
        </w:r>
        <w:r w:rsidR="00167C8C">
          <w:rPr>
            <w:rFonts w:ascii="Calibri" w:hAnsi="Calibri" w:cs="Calibri"/>
          </w:rPr>
          <w:t>können</w:t>
        </w:r>
        <w:r w:rsidR="00167C8C">
          <w:rPr>
            <w:rFonts w:ascii="Calibri" w:hAnsi="Calibri" w:cs="Calibri"/>
          </w:rPr>
          <w:t xml:space="preserve"> </w:t>
        </w:r>
      </w:ins>
      <w:r>
        <w:rPr>
          <w:rFonts w:ascii="Calibri" w:hAnsi="Calibri" w:cs="Calibri"/>
        </w:rPr>
        <w:t xml:space="preserve">später immer noch Änderungswünsche äußern und </w:t>
      </w:r>
      <w:ins w:id="160" w:author="Per Starke" w:date="2024-03-04T10:30:00Z">
        <w:r w:rsidR="00167C8C">
          <w:rPr>
            <w:rFonts w:ascii="Calibri" w:hAnsi="Calibri" w:cs="Calibri"/>
          </w:rPr>
          <w:t>Ihre</w:t>
        </w:r>
        <w:r w:rsidR="00167C8C">
          <w:rPr>
            <w:rFonts w:ascii="Calibri" w:hAnsi="Calibri" w:cs="Calibri"/>
          </w:rPr>
          <w:t xml:space="preserve"> </w:t>
        </w:r>
      </w:ins>
      <w:r>
        <w:rPr>
          <w:rFonts w:ascii="Calibri" w:hAnsi="Calibri" w:cs="Calibri"/>
        </w:rPr>
        <w:t xml:space="preserve">Aussagen aus dem Canvas anpassen, falls </w:t>
      </w:r>
      <w:ins w:id="161" w:author="Per Starke" w:date="2024-03-04T10:30:00Z">
        <w:r w:rsidR="00167C8C">
          <w:rPr>
            <w:rFonts w:ascii="Calibri" w:hAnsi="Calibri" w:cs="Calibri"/>
          </w:rPr>
          <w:t>Ihnen</w:t>
        </w:r>
        <w:r w:rsidR="00167C8C">
          <w:rPr>
            <w:rFonts w:ascii="Calibri" w:hAnsi="Calibri" w:cs="Calibri"/>
          </w:rPr>
          <w:t xml:space="preserve"> </w:t>
        </w:r>
      </w:ins>
      <w:r>
        <w:rPr>
          <w:rFonts w:ascii="Calibri" w:hAnsi="Calibri" w:cs="Calibri"/>
        </w:rPr>
        <w:t>das Ergebnis der Website nicht so gefäll</w:t>
      </w:r>
      <w:ins w:id="162" w:author="Per Starke" w:date="2024-03-04T10:30:00Z">
        <w:r w:rsidR="00167C8C">
          <w:rPr>
            <w:rFonts w:ascii="Calibri" w:hAnsi="Calibri" w:cs="Calibri"/>
          </w:rPr>
          <w:t>t wie gedacht</w:t>
        </w:r>
      </w:ins>
      <w:r>
        <w:rPr>
          <w:rFonts w:ascii="Calibri" w:hAnsi="Calibri" w:cs="Calibri"/>
        </w:rPr>
        <w:t xml:space="preserve">. Ebenfalls </w:t>
      </w:r>
      <w:ins w:id="163" w:author="Per Starke" w:date="2024-03-04T10:30:00Z">
        <w:r w:rsidR="00167C8C">
          <w:rPr>
            <w:rFonts w:ascii="Calibri" w:hAnsi="Calibri" w:cs="Calibri"/>
          </w:rPr>
          <w:t>sollten</w:t>
        </w:r>
        <w:r w:rsidR="00167C8C">
          <w:rPr>
            <w:rFonts w:ascii="Calibri" w:hAnsi="Calibri" w:cs="Calibri"/>
          </w:rPr>
          <w:t xml:space="preserve"> </w:t>
        </w:r>
        <w:r w:rsidR="00167C8C">
          <w:rPr>
            <w:rFonts w:ascii="Calibri" w:hAnsi="Calibri" w:cs="Calibri"/>
          </w:rPr>
          <w:t>Sie</w:t>
        </w:r>
        <w:r w:rsidR="00167C8C">
          <w:rPr>
            <w:rFonts w:ascii="Calibri" w:hAnsi="Calibri" w:cs="Calibri"/>
          </w:rPr>
          <w:t xml:space="preserve"> </w:t>
        </w:r>
      </w:ins>
      <w:r>
        <w:rPr>
          <w:rFonts w:ascii="Calibri" w:hAnsi="Calibri" w:cs="Calibri"/>
        </w:rPr>
        <w:t xml:space="preserve">zwar versuchen, möglichst viele der 9 Felder im Canvas auszufüllen, allerdings ist es auch absolut unproblematisch, Felder leer zu lassen. </w:t>
      </w:r>
    </w:p>
    <w:p w14:paraId="41A23264" w14:textId="20AEE97A" w:rsidR="00BC5360" w:rsidRDefault="002F6389" w:rsidP="00C16A89">
      <w:pPr>
        <w:spacing w:line="360" w:lineRule="auto"/>
        <w:jc w:val="both"/>
        <w:rPr>
          <w:rFonts w:ascii="Calibri" w:hAnsi="Calibri" w:cs="Calibri"/>
        </w:rPr>
      </w:pPr>
      <w:r>
        <w:rPr>
          <w:rFonts w:ascii="Calibri" w:hAnsi="Calibri" w:cs="Calibri"/>
        </w:rPr>
        <w:t xml:space="preserve">Wie </w:t>
      </w:r>
      <w:ins w:id="164" w:author="Per Starke" w:date="2024-03-04T10:32:00Z">
        <w:r w:rsidR="00D07CBF">
          <w:rPr>
            <w:rFonts w:ascii="Calibri" w:hAnsi="Calibri" w:cs="Calibri"/>
          </w:rPr>
          <w:t>anfangs</w:t>
        </w:r>
      </w:ins>
      <w:r>
        <w:rPr>
          <w:rFonts w:ascii="Calibri" w:hAnsi="Calibri" w:cs="Calibri"/>
        </w:rPr>
        <w:t xml:space="preserve"> erklärt, ist ein Canvas unter anderem deshalb so hilfreich, weil er kurze und präzise Antworten erfordert</w:t>
      </w:r>
      <w:r w:rsidR="00331134">
        <w:rPr>
          <w:rFonts w:ascii="Calibri" w:hAnsi="Calibri" w:cs="Calibri"/>
        </w:rPr>
        <w:t>. Nutze</w:t>
      </w:r>
      <w:ins w:id="165" w:author="Per Starke" w:date="2024-03-04T10:30:00Z">
        <w:r w:rsidR="00C164A3">
          <w:rPr>
            <w:rFonts w:ascii="Calibri" w:hAnsi="Calibri" w:cs="Calibri"/>
          </w:rPr>
          <w:t>n Sie</w:t>
        </w:r>
      </w:ins>
      <w:r>
        <w:rPr>
          <w:rFonts w:ascii="Calibri" w:hAnsi="Calibri" w:cs="Calibri"/>
        </w:rPr>
        <w:t xml:space="preserve"> dies</w:t>
      </w:r>
      <w:r w:rsidR="00331134">
        <w:rPr>
          <w:rFonts w:ascii="Calibri" w:hAnsi="Calibri" w:cs="Calibri"/>
        </w:rPr>
        <w:t>en Vorteil</w:t>
      </w:r>
      <w:r>
        <w:rPr>
          <w:rFonts w:ascii="Calibri" w:hAnsi="Calibri" w:cs="Calibri"/>
        </w:rPr>
        <w:t xml:space="preserve"> auch, und versuche</w:t>
      </w:r>
      <w:ins w:id="166" w:author="Per Starke" w:date="2024-03-04T10:30:00Z">
        <w:r w:rsidR="00C164A3">
          <w:rPr>
            <w:rFonts w:ascii="Calibri" w:hAnsi="Calibri" w:cs="Calibri"/>
          </w:rPr>
          <w:t>n</w:t>
        </w:r>
      </w:ins>
      <w:r>
        <w:rPr>
          <w:rFonts w:ascii="Calibri" w:hAnsi="Calibri" w:cs="Calibri"/>
        </w:rPr>
        <w:t xml:space="preserve"> im besten Fall </w:t>
      </w:r>
      <w:r w:rsidRPr="00103AD9">
        <w:rPr>
          <w:rFonts w:ascii="Calibri" w:hAnsi="Calibri" w:cs="Calibri"/>
        </w:rPr>
        <w:t>nicht</w:t>
      </w:r>
      <w:r>
        <w:rPr>
          <w:rFonts w:ascii="Calibri" w:hAnsi="Calibri" w:cs="Calibri"/>
        </w:rPr>
        <w:t xml:space="preserve">, längere Antworten in eins der Felder zu quetschen. Manchmal sind allerdings längere Antworten einfach unumgänglich, zum Beispiel wenn </w:t>
      </w:r>
      <w:ins w:id="167" w:author="Per Starke" w:date="2024-03-04T10:31:00Z">
        <w:r w:rsidR="00C164A3">
          <w:rPr>
            <w:rFonts w:ascii="Calibri" w:hAnsi="Calibri" w:cs="Calibri"/>
          </w:rPr>
          <w:t>Sie</w:t>
        </w:r>
        <w:r w:rsidR="00C164A3">
          <w:rPr>
            <w:rFonts w:ascii="Calibri" w:hAnsi="Calibri" w:cs="Calibri"/>
          </w:rPr>
          <w:t xml:space="preserve"> </w:t>
        </w:r>
      </w:ins>
      <w:r>
        <w:rPr>
          <w:rFonts w:ascii="Calibri" w:hAnsi="Calibri" w:cs="Calibri"/>
        </w:rPr>
        <w:t xml:space="preserve">eine Website mit sehr vielen Unterseiten und Bereichen haben </w:t>
      </w:r>
      <w:ins w:id="168" w:author="Per Starke" w:date="2024-03-04T10:31:00Z">
        <w:r w:rsidR="00C164A3">
          <w:rPr>
            <w:rFonts w:ascii="Calibri" w:hAnsi="Calibri" w:cs="Calibri"/>
          </w:rPr>
          <w:t>möchten. V</w:t>
        </w:r>
      </w:ins>
      <w:r w:rsidR="002D651A">
        <w:rPr>
          <w:rFonts w:ascii="Calibri" w:hAnsi="Calibri" w:cs="Calibri"/>
        </w:rPr>
        <w:t>ermeide</w:t>
      </w:r>
      <w:ins w:id="169" w:author="Per Starke" w:date="2024-03-04T10:31:00Z">
        <w:r w:rsidR="00C164A3">
          <w:rPr>
            <w:rFonts w:ascii="Calibri" w:hAnsi="Calibri" w:cs="Calibri"/>
          </w:rPr>
          <w:t>n Sie</w:t>
        </w:r>
      </w:ins>
      <w:r w:rsidR="002D651A">
        <w:rPr>
          <w:rFonts w:ascii="Calibri" w:hAnsi="Calibri" w:cs="Calibri"/>
        </w:rPr>
        <w:t xml:space="preserve"> aber </w:t>
      </w:r>
      <w:ins w:id="170" w:author="Per Starke" w:date="2024-03-04T10:31:00Z">
        <w:r w:rsidR="00C164A3">
          <w:rPr>
            <w:rFonts w:ascii="Calibri" w:hAnsi="Calibri" w:cs="Calibri"/>
          </w:rPr>
          <w:t xml:space="preserve">dennoch </w:t>
        </w:r>
      </w:ins>
      <w:r w:rsidR="002D651A">
        <w:rPr>
          <w:rFonts w:ascii="Calibri" w:hAnsi="Calibri" w:cs="Calibri"/>
        </w:rPr>
        <w:t>unnötig lange Texte, um das Wesentliche prägnant und verständlich zu halten.</w:t>
      </w:r>
      <w:ins w:id="171" w:author="Per Starke" w:date="2024-03-04T10:32:00Z">
        <w:r w:rsidR="006207D5">
          <w:rPr>
            <w:rFonts w:ascii="Calibri" w:hAnsi="Calibri" w:cs="Calibri"/>
          </w:rPr>
          <w:t xml:space="preserve"> </w:t>
        </w:r>
      </w:ins>
    </w:p>
    <w:p w14:paraId="3B089805" w14:textId="13CE73D0" w:rsidR="002F6389" w:rsidRPr="00DC657F" w:rsidRDefault="002F6389" w:rsidP="00DC657F">
      <w:pPr>
        <w:pStyle w:val="berschrift2"/>
        <w:rPr>
          <w:rFonts w:ascii="Calibri" w:hAnsi="Calibri" w:cs="Calibri"/>
        </w:rPr>
      </w:pPr>
      <w:bookmarkStart w:id="172" w:name="_Toc160442371"/>
      <w:r w:rsidRPr="00DC657F">
        <w:rPr>
          <w:rFonts w:ascii="Calibri" w:hAnsi="Calibri" w:cs="Calibri"/>
        </w:rPr>
        <w:t xml:space="preserve">Worauf </w:t>
      </w:r>
      <w:ins w:id="173" w:author="Per Starke" w:date="2024-03-04T10:45:00Z">
        <w:r w:rsidR="001C4633">
          <w:rPr>
            <w:rFonts w:ascii="Calibri" w:hAnsi="Calibri" w:cs="Calibri"/>
          </w:rPr>
          <w:t>warten Sie noch?</w:t>
        </w:r>
      </w:ins>
      <w:bookmarkEnd w:id="172"/>
    </w:p>
    <w:p w14:paraId="30CCC75A" w14:textId="15E06D9A" w:rsidR="002F6389" w:rsidRDefault="002F6389" w:rsidP="002F6389">
      <w:pPr>
        <w:spacing w:line="360" w:lineRule="auto"/>
        <w:jc w:val="both"/>
        <w:rPr>
          <w:rFonts w:ascii="Calibri" w:hAnsi="Calibri" w:cs="Calibri"/>
        </w:rPr>
      </w:pPr>
      <w:r w:rsidRPr="00935D59">
        <w:rPr>
          <w:rFonts w:ascii="Calibri" w:hAnsi="Calibri" w:cs="Calibri"/>
        </w:rPr>
        <w:t xml:space="preserve">Egal, ob </w:t>
      </w:r>
      <w:ins w:id="174" w:author="Per Starke" w:date="2024-03-04T10:45:00Z">
        <w:r w:rsidR="001C4633">
          <w:rPr>
            <w:rFonts w:ascii="Calibri" w:hAnsi="Calibri" w:cs="Calibri"/>
          </w:rPr>
          <w:t>Sie</w:t>
        </w:r>
        <w:r w:rsidR="001C4633" w:rsidRPr="00935D59">
          <w:rPr>
            <w:rFonts w:ascii="Calibri" w:hAnsi="Calibri" w:cs="Calibri"/>
          </w:rPr>
          <w:t xml:space="preserve"> </w:t>
        </w:r>
      </w:ins>
      <w:r w:rsidRPr="00935D59">
        <w:rPr>
          <w:rFonts w:ascii="Calibri" w:hAnsi="Calibri" w:cs="Calibri"/>
        </w:rPr>
        <w:t xml:space="preserve">ein*e Webentwickler*in </w:t>
      </w:r>
      <w:ins w:id="175" w:author="Per Starke" w:date="2024-03-04T10:45:00Z">
        <w:r w:rsidR="001C4633">
          <w:rPr>
            <w:rFonts w:ascii="Calibri" w:hAnsi="Calibri" w:cs="Calibri"/>
          </w:rPr>
          <w:t>sind</w:t>
        </w:r>
      </w:ins>
      <w:r w:rsidRPr="00935D59">
        <w:rPr>
          <w:rFonts w:ascii="Calibri" w:hAnsi="Calibri" w:cs="Calibri"/>
        </w:rPr>
        <w:t xml:space="preserve">, der/die nach einem Weg sucht, die Kommunikation mit </w:t>
      </w:r>
      <w:ins w:id="176" w:author="Per Starke" w:date="2024-03-04T10:45:00Z">
        <w:r w:rsidR="001C4633">
          <w:rPr>
            <w:rFonts w:ascii="Calibri" w:hAnsi="Calibri" w:cs="Calibri"/>
          </w:rPr>
          <w:t>Ihren</w:t>
        </w:r>
        <w:r w:rsidR="001C4633" w:rsidRPr="00935D59">
          <w:rPr>
            <w:rFonts w:ascii="Calibri" w:hAnsi="Calibri" w:cs="Calibri"/>
          </w:rPr>
          <w:t xml:space="preserve"> </w:t>
        </w:r>
      </w:ins>
      <w:r w:rsidRPr="00935D59">
        <w:rPr>
          <w:rFonts w:ascii="Calibri" w:hAnsi="Calibri" w:cs="Calibri"/>
        </w:rPr>
        <w:t xml:space="preserve">Kund*Innen zu optimieren, oder </w:t>
      </w:r>
      <w:ins w:id="177" w:author="Per Starke" w:date="2024-03-04T10:45:00Z">
        <w:r w:rsidR="001C4633">
          <w:rPr>
            <w:rFonts w:ascii="Calibri" w:hAnsi="Calibri" w:cs="Calibri"/>
          </w:rPr>
          <w:t>Sie</w:t>
        </w:r>
        <w:r w:rsidR="001C4633" w:rsidRPr="00935D59">
          <w:rPr>
            <w:rFonts w:ascii="Calibri" w:hAnsi="Calibri" w:cs="Calibri"/>
          </w:rPr>
          <w:t xml:space="preserve"> </w:t>
        </w:r>
      </w:ins>
      <w:r w:rsidRPr="00935D59">
        <w:rPr>
          <w:rFonts w:ascii="Calibri" w:hAnsi="Calibri" w:cs="Calibri"/>
        </w:rPr>
        <w:t xml:space="preserve">eine neue Website für dich selbst </w:t>
      </w:r>
      <w:ins w:id="178" w:author="Per Starke" w:date="2024-03-04T10:45:00Z">
        <w:r w:rsidR="001C4633">
          <w:rPr>
            <w:rFonts w:ascii="Calibri" w:hAnsi="Calibri" w:cs="Calibri"/>
          </w:rPr>
          <w:t>suchen</w:t>
        </w:r>
      </w:ins>
      <w:r w:rsidRPr="00935D59">
        <w:rPr>
          <w:rFonts w:ascii="Calibri" w:hAnsi="Calibri" w:cs="Calibri"/>
        </w:rPr>
        <w:t>, probiere</w:t>
      </w:r>
      <w:ins w:id="179" w:author="Per Starke" w:date="2024-03-04T10:45:00Z">
        <w:r w:rsidR="001C4633">
          <w:rPr>
            <w:rFonts w:ascii="Calibri" w:hAnsi="Calibri" w:cs="Calibri"/>
          </w:rPr>
          <w:t>n S</w:t>
        </w:r>
        <w:r w:rsidR="00803888">
          <w:rPr>
            <w:rFonts w:ascii="Calibri" w:hAnsi="Calibri" w:cs="Calibri"/>
          </w:rPr>
          <w:t>i</w:t>
        </w:r>
        <w:r w:rsidR="001C4633">
          <w:rPr>
            <w:rFonts w:ascii="Calibri" w:hAnsi="Calibri" w:cs="Calibri"/>
          </w:rPr>
          <w:t>e</w:t>
        </w:r>
      </w:ins>
      <w:r w:rsidRPr="00935D59">
        <w:rPr>
          <w:rFonts w:ascii="Calibri" w:hAnsi="Calibri" w:cs="Calibri"/>
        </w:rPr>
        <w:t xml:space="preserve"> den Homepage Canvas aus</w:t>
      </w:r>
      <w:r w:rsidR="00331134">
        <w:rPr>
          <w:rFonts w:ascii="Calibri" w:hAnsi="Calibri" w:cs="Calibri"/>
        </w:rPr>
        <w:t xml:space="preserve"> und </w:t>
      </w:r>
      <w:ins w:id="180" w:author="Per Starke" w:date="2024-03-04T10:45:00Z">
        <w:r w:rsidR="001C4633">
          <w:rPr>
            <w:rFonts w:ascii="Calibri" w:hAnsi="Calibri" w:cs="Calibri"/>
          </w:rPr>
          <w:t>teilen Sie</w:t>
        </w:r>
        <w:r w:rsidR="001C4633">
          <w:rPr>
            <w:rFonts w:ascii="Calibri" w:hAnsi="Calibri" w:cs="Calibri"/>
          </w:rPr>
          <w:t xml:space="preserve"> </w:t>
        </w:r>
      </w:ins>
      <w:r w:rsidR="00331134">
        <w:rPr>
          <w:rFonts w:ascii="Calibri" w:hAnsi="Calibri" w:cs="Calibri"/>
        </w:rPr>
        <w:t xml:space="preserve">mir auch gerne </w:t>
      </w:r>
      <w:ins w:id="181" w:author="Per Starke" w:date="2024-03-04T10:45:00Z">
        <w:r w:rsidR="001C4633">
          <w:rPr>
            <w:rFonts w:ascii="Calibri" w:hAnsi="Calibri" w:cs="Calibri"/>
          </w:rPr>
          <w:t>Ihre</w:t>
        </w:r>
        <w:r w:rsidR="001C4633">
          <w:rPr>
            <w:rFonts w:ascii="Calibri" w:hAnsi="Calibri" w:cs="Calibri"/>
          </w:rPr>
          <w:t xml:space="preserve"> </w:t>
        </w:r>
      </w:ins>
      <w:r w:rsidR="00331134">
        <w:rPr>
          <w:rFonts w:ascii="Calibri" w:hAnsi="Calibri" w:cs="Calibri"/>
        </w:rPr>
        <w:t>Erfahrungen mit.</w:t>
      </w:r>
      <w:r w:rsidR="00CF7294">
        <w:rPr>
          <w:rFonts w:ascii="Calibri" w:hAnsi="Calibri" w:cs="Calibri"/>
        </w:rPr>
        <w:t xml:space="preserve"> </w:t>
      </w:r>
      <w:r w:rsidR="00CF7294" w:rsidRPr="00CF7294">
        <w:rPr>
          <w:rFonts w:ascii="Calibri" w:hAnsi="Calibri" w:cs="Calibri"/>
        </w:rPr>
        <w:t xml:space="preserve">Kontaktieren Sie mich einfach über die </w:t>
      </w:r>
      <w:r w:rsidR="001917A6">
        <w:rPr>
          <w:rFonts w:ascii="Calibri" w:hAnsi="Calibri" w:cs="Calibri"/>
        </w:rPr>
        <w:t>Kontaktm</w:t>
      </w:r>
      <w:r w:rsidR="00CF7294" w:rsidRPr="00CF7294">
        <w:rPr>
          <w:rFonts w:ascii="Calibri" w:hAnsi="Calibri" w:cs="Calibri"/>
        </w:rPr>
        <w:t xml:space="preserve">öglichkeiten in meiner Autoren-Vita. Ich freue mich darauf, von Ihnen zu hören und Ihre Erfahrungsberichte und </w:t>
      </w:r>
      <w:r w:rsidR="00165612">
        <w:rPr>
          <w:rFonts w:ascii="Calibri" w:hAnsi="Calibri" w:cs="Calibri"/>
        </w:rPr>
        <w:t>sonstigen</w:t>
      </w:r>
      <w:r w:rsidR="00CF7294" w:rsidRPr="00CF7294">
        <w:rPr>
          <w:rFonts w:ascii="Calibri" w:hAnsi="Calibri" w:cs="Calibri"/>
        </w:rPr>
        <w:t xml:space="preserve"> Rückmeldungen zu erhalten</w:t>
      </w:r>
      <w:r w:rsidR="00165612">
        <w:rPr>
          <w:rFonts w:ascii="Calibri" w:hAnsi="Calibri" w:cs="Calibri"/>
        </w:rPr>
        <w:t>. Ihre Beiträge können anderen Leser*Innen und mir helfen, den Homepage Canvas weiter zu verbessern und noch nützlicher zu machen.</w:t>
      </w:r>
    </w:p>
    <w:p w14:paraId="3C9FBB89" w14:textId="3236F30F" w:rsidR="00DC657F" w:rsidRDefault="00DC657F" w:rsidP="00DC657F">
      <w:pPr>
        <w:pStyle w:val="berschrift2"/>
        <w:rPr>
          <w:rFonts w:ascii="Calibri" w:hAnsi="Calibri" w:cs="Calibri"/>
        </w:rPr>
      </w:pPr>
      <w:bookmarkStart w:id="182" w:name="_Toc160442372"/>
      <w:r w:rsidRPr="00DC657F">
        <w:rPr>
          <w:rFonts w:ascii="Calibri" w:hAnsi="Calibri" w:cs="Calibri"/>
        </w:rPr>
        <w:t>Quellen</w:t>
      </w:r>
      <w:bookmarkEnd w:id="182"/>
    </w:p>
    <w:p w14:paraId="3166BE62" w14:textId="4DA28B8B" w:rsidR="00A9604C" w:rsidRDefault="00DC657F" w:rsidP="00DC657F">
      <w:r>
        <w:t xml:space="preserve">1: </w:t>
      </w:r>
      <w:hyperlink r:id="rId15" w:history="1">
        <w:r w:rsidRPr="00140B7C">
          <w:rPr>
            <w:rStyle w:val="Hyperlink"/>
          </w:rPr>
          <w:t>https://www.strategyzer.com/library/the-business-model-canvas</w:t>
        </w:r>
      </w:hyperlink>
    </w:p>
    <w:p w14:paraId="60256CCA" w14:textId="22D520A7" w:rsidR="00DC657F" w:rsidRDefault="00DC657F" w:rsidP="00DC657F">
      <w:r>
        <w:t xml:space="preserve">2: </w:t>
      </w:r>
      <w:hyperlink r:id="rId16" w:history="1">
        <w:r w:rsidRPr="00140B7C">
          <w:rPr>
            <w:rStyle w:val="Hyperlink"/>
          </w:rPr>
          <w:t>https://canvas.arc42.org/</w:t>
        </w:r>
      </w:hyperlink>
    </w:p>
    <w:p w14:paraId="2AFF9C5C" w14:textId="1636D54B" w:rsidR="00DC657F" w:rsidRDefault="00DC657F" w:rsidP="00DC657F">
      <w:pPr>
        <w:rPr>
          <w:rFonts w:ascii="Calibri" w:hAnsi="Calibri" w:cs="Calibri"/>
        </w:rPr>
      </w:pPr>
      <w:r>
        <w:t xml:space="preserve">3: </w:t>
      </w:r>
      <w:hyperlink r:id="rId17" w:history="1">
        <w:r w:rsidRPr="00140B7C">
          <w:rPr>
            <w:rStyle w:val="Hyperlink"/>
            <w:rFonts w:ascii="Calibri" w:hAnsi="Calibri" w:cs="Calibri"/>
          </w:rPr>
          <w:t>https://perstarke-webdev.de/canvas</w:t>
        </w:r>
      </w:hyperlink>
    </w:p>
    <w:p w14:paraId="5D54C0DA" w14:textId="2866EED0" w:rsidR="00DC657F" w:rsidRDefault="00DC657F" w:rsidP="00DC657F">
      <w:pPr>
        <w:rPr>
          <w:ins w:id="183" w:author="Per Starke" w:date="2024-03-04T09:36:00Z"/>
          <w:rStyle w:val="Hyperlink"/>
          <w:rFonts w:ascii="Calibri" w:hAnsi="Calibri" w:cs="Calibri"/>
        </w:rPr>
      </w:pPr>
      <w:r>
        <w:rPr>
          <w:rFonts w:ascii="Calibri" w:hAnsi="Calibri" w:cs="Calibri"/>
        </w:rPr>
        <w:t xml:space="preserve">4: </w:t>
      </w:r>
      <w:hyperlink r:id="rId18" w:history="1">
        <w:r w:rsidRPr="00140B7C">
          <w:rPr>
            <w:rStyle w:val="Hyperlink"/>
            <w:rFonts w:ascii="Calibri" w:hAnsi="Calibri" w:cs="Calibri"/>
          </w:rPr>
          <w:t>https://perstarke-webdev.de/canvas/de</w:t>
        </w:r>
      </w:hyperlink>
    </w:p>
    <w:p w14:paraId="5BC314DD" w14:textId="4AA1AD26" w:rsidR="00272B8F" w:rsidRDefault="00272B8F" w:rsidP="00DC657F">
      <w:pPr>
        <w:rPr>
          <w:ins w:id="184" w:author="Per Starke" w:date="2024-03-04T10:52:00Z"/>
          <w:rStyle w:val="Hyperlink"/>
          <w:rFonts w:ascii="Calibri" w:hAnsi="Calibri" w:cs="Calibri"/>
        </w:rPr>
      </w:pPr>
      <w:ins w:id="185" w:author="Per Starke" w:date="2024-03-04T09:36:00Z">
        <w:r>
          <w:rPr>
            <w:rStyle w:val="Hyperlink"/>
            <w:rFonts w:ascii="Calibri" w:hAnsi="Calibri" w:cs="Calibri"/>
          </w:rPr>
          <w:lastRenderedPageBreak/>
          <w:t xml:space="preserve">5: </w:t>
        </w:r>
      </w:ins>
      <w:ins w:id="186" w:author="Per Starke" w:date="2024-03-04T10:52:00Z">
        <w:r w:rsidR="002F6B9B">
          <w:rPr>
            <w:rStyle w:val="Hyperlink"/>
            <w:rFonts w:ascii="Calibri" w:hAnsi="Calibri" w:cs="Calibri"/>
          </w:rPr>
          <w:fldChar w:fldCharType="begin"/>
        </w:r>
        <w:r w:rsidR="002F6B9B">
          <w:rPr>
            <w:rStyle w:val="Hyperlink"/>
            <w:rFonts w:ascii="Calibri" w:hAnsi="Calibri" w:cs="Calibri"/>
          </w:rPr>
          <w:instrText>HYPERLINK "</w:instrText>
        </w:r>
      </w:ins>
      <w:ins w:id="187" w:author="Per Starke" w:date="2024-03-04T09:36:00Z">
        <w:r w:rsidR="002F6B9B" w:rsidRPr="00272B8F">
          <w:rPr>
            <w:rStyle w:val="Hyperlink"/>
            <w:rFonts w:ascii="Calibri" w:hAnsi="Calibri" w:cs="Calibri"/>
          </w:rPr>
          <w:instrText>https://req42.de/</w:instrText>
        </w:r>
      </w:ins>
      <w:ins w:id="188" w:author="Per Starke" w:date="2024-03-04T10:52:00Z">
        <w:r w:rsidR="002F6B9B">
          <w:rPr>
            <w:rStyle w:val="Hyperlink"/>
            <w:rFonts w:ascii="Calibri" w:hAnsi="Calibri" w:cs="Calibri"/>
          </w:rPr>
          <w:instrText>"</w:instrText>
        </w:r>
        <w:r w:rsidR="002F6B9B">
          <w:rPr>
            <w:rStyle w:val="Hyperlink"/>
            <w:rFonts w:ascii="Calibri" w:hAnsi="Calibri" w:cs="Calibri"/>
          </w:rPr>
          <w:fldChar w:fldCharType="separate"/>
        </w:r>
      </w:ins>
      <w:ins w:id="189" w:author="Per Starke" w:date="2024-03-04T09:36:00Z">
        <w:r w:rsidR="002F6B9B" w:rsidRPr="00746060">
          <w:rPr>
            <w:rStyle w:val="Hyperlink"/>
            <w:rFonts w:ascii="Calibri" w:hAnsi="Calibri" w:cs="Calibri"/>
          </w:rPr>
          <w:t>https://req42.de/</w:t>
        </w:r>
      </w:ins>
      <w:ins w:id="190" w:author="Per Starke" w:date="2024-03-04T10:52:00Z">
        <w:r w:rsidR="002F6B9B">
          <w:rPr>
            <w:rStyle w:val="Hyperlink"/>
            <w:rFonts w:ascii="Calibri" w:hAnsi="Calibri" w:cs="Calibri"/>
          </w:rPr>
          <w:fldChar w:fldCharType="end"/>
        </w:r>
      </w:ins>
    </w:p>
    <w:p w14:paraId="08D9869E" w14:textId="7A4B1FB4" w:rsidR="002F6B9B" w:rsidRPr="00DC657F" w:rsidRDefault="002F6B9B" w:rsidP="00DC657F">
      <w:pPr>
        <w:rPr>
          <w:rFonts w:ascii="Calibri" w:hAnsi="Calibri" w:cs="Calibri"/>
        </w:rPr>
      </w:pPr>
      <w:ins w:id="191" w:author="Per Starke" w:date="2024-03-04T10:52:00Z">
        <w:r>
          <w:rPr>
            <w:rStyle w:val="Hyperlink"/>
            <w:rFonts w:ascii="Calibri" w:hAnsi="Calibri" w:cs="Calibri"/>
          </w:rPr>
          <w:t xml:space="preserve">6: </w:t>
        </w:r>
        <w:r w:rsidRPr="002F6B9B">
          <w:rPr>
            <w:rStyle w:val="Hyperlink"/>
            <w:rFonts w:ascii="Calibri" w:hAnsi="Calibri" w:cs="Calibri"/>
          </w:rPr>
          <w:t>https://creativecommons.org/licenses/by/4.0/</w:t>
        </w:r>
      </w:ins>
    </w:p>
    <w:sectPr w:rsidR="002F6B9B" w:rsidRPr="00DC657F" w:rsidSect="00F6039F">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40EFD"/>
    <w:multiLevelType w:val="hybridMultilevel"/>
    <w:tmpl w:val="01A2DC54"/>
    <w:lvl w:ilvl="0" w:tplc="49A46A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106133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 Starke">
    <w15:presenceInfo w15:providerId="Windows Live" w15:userId="789d054a9addeafe"/>
  </w15:person>
  <w15:person w15:author="Dr. Gernot Starke">
    <w15:presenceInfo w15:providerId="None" w15:userId="Dr. Gernot Star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oNotTrackMov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54"/>
    <w:rsid w:val="00007ACB"/>
    <w:rsid w:val="000268C7"/>
    <w:rsid w:val="000315D2"/>
    <w:rsid w:val="000351D8"/>
    <w:rsid w:val="00041CE9"/>
    <w:rsid w:val="000860F9"/>
    <w:rsid w:val="00097F82"/>
    <w:rsid w:val="000D0524"/>
    <w:rsid w:val="00103AD9"/>
    <w:rsid w:val="00113CFF"/>
    <w:rsid w:val="00141876"/>
    <w:rsid w:val="00143E67"/>
    <w:rsid w:val="00145B52"/>
    <w:rsid w:val="0015628E"/>
    <w:rsid w:val="00157C0F"/>
    <w:rsid w:val="00165612"/>
    <w:rsid w:val="00167C8C"/>
    <w:rsid w:val="001741C1"/>
    <w:rsid w:val="001835F6"/>
    <w:rsid w:val="001917A6"/>
    <w:rsid w:val="001A5854"/>
    <w:rsid w:val="001C139E"/>
    <w:rsid w:val="001C4633"/>
    <w:rsid w:val="001D2335"/>
    <w:rsid w:val="00202724"/>
    <w:rsid w:val="002271F5"/>
    <w:rsid w:val="00253AE3"/>
    <w:rsid w:val="00264267"/>
    <w:rsid w:val="00272B8F"/>
    <w:rsid w:val="00273A3B"/>
    <w:rsid w:val="00277EFB"/>
    <w:rsid w:val="0029321C"/>
    <w:rsid w:val="002951FA"/>
    <w:rsid w:val="002B21DE"/>
    <w:rsid w:val="002B4B41"/>
    <w:rsid w:val="002B5663"/>
    <w:rsid w:val="002D0ECE"/>
    <w:rsid w:val="002D651A"/>
    <w:rsid w:val="002F104A"/>
    <w:rsid w:val="002F519F"/>
    <w:rsid w:val="002F6389"/>
    <w:rsid w:val="002F6B9B"/>
    <w:rsid w:val="00301EF0"/>
    <w:rsid w:val="00330985"/>
    <w:rsid w:val="00331134"/>
    <w:rsid w:val="00342257"/>
    <w:rsid w:val="00343903"/>
    <w:rsid w:val="003500B6"/>
    <w:rsid w:val="00377925"/>
    <w:rsid w:val="003806D6"/>
    <w:rsid w:val="003852DC"/>
    <w:rsid w:val="00385D03"/>
    <w:rsid w:val="003C777C"/>
    <w:rsid w:val="003D04C6"/>
    <w:rsid w:val="003D1107"/>
    <w:rsid w:val="003E4969"/>
    <w:rsid w:val="004249F1"/>
    <w:rsid w:val="00442BD8"/>
    <w:rsid w:val="00483FAB"/>
    <w:rsid w:val="00492BF4"/>
    <w:rsid w:val="004E52F2"/>
    <w:rsid w:val="004E695F"/>
    <w:rsid w:val="004E6E16"/>
    <w:rsid w:val="004E6FAC"/>
    <w:rsid w:val="004F2AA0"/>
    <w:rsid w:val="004F6D12"/>
    <w:rsid w:val="00512D85"/>
    <w:rsid w:val="005242BD"/>
    <w:rsid w:val="00540D91"/>
    <w:rsid w:val="00550222"/>
    <w:rsid w:val="005546D3"/>
    <w:rsid w:val="00572BDA"/>
    <w:rsid w:val="005A5215"/>
    <w:rsid w:val="005B14CB"/>
    <w:rsid w:val="005D28B4"/>
    <w:rsid w:val="005D4CF0"/>
    <w:rsid w:val="005E1577"/>
    <w:rsid w:val="005E2924"/>
    <w:rsid w:val="005E2B6F"/>
    <w:rsid w:val="005E3419"/>
    <w:rsid w:val="005F2213"/>
    <w:rsid w:val="00603200"/>
    <w:rsid w:val="00611307"/>
    <w:rsid w:val="006207D5"/>
    <w:rsid w:val="00626D2F"/>
    <w:rsid w:val="00630512"/>
    <w:rsid w:val="00654484"/>
    <w:rsid w:val="0066758A"/>
    <w:rsid w:val="006762D7"/>
    <w:rsid w:val="0068525B"/>
    <w:rsid w:val="006F22ED"/>
    <w:rsid w:val="00712729"/>
    <w:rsid w:val="00724848"/>
    <w:rsid w:val="007439EB"/>
    <w:rsid w:val="0075777F"/>
    <w:rsid w:val="00761357"/>
    <w:rsid w:val="007744F5"/>
    <w:rsid w:val="00783155"/>
    <w:rsid w:val="007B34C2"/>
    <w:rsid w:val="007F1B0E"/>
    <w:rsid w:val="00803888"/>
    <w:rsid w:val="00805518"/>
    <w:rsid w:val="008351FD"/>
    <w:rsid w:val="0084769B"/>
    <w:rsid w:val="00851DC3"/>
    <w:rsid w:val="008554D5"/>
    <w:rsid w:val="008572CC"/>
    <w:rsid w:val="00864E6C"/>
    <w:rsid w:val="008B7F18"/>
    <w:rsid w:val="008C4313"/>
    <w:rsid w:val="008D05F5"/>
    <w:rsid w:val="008F4F1C"/>
    <w:rsid w:val="00912C92"/>
    <w:rsid w:val="0092377D"/>
    <w:rsid w:val="00935D59"/>
    <w:rsid w:val="0093643C"/>
    <w:rsid w:val="009529A7"/>
    <w:rsid w:val="00961BCE"/>
    <w:rsid w:val="00962ED1"/>
    <w:rsid w:val="0098406E"/>
    <w:rsid w:val="009F3D56"/>
    <w:rsid w:val="00A00B54"/>
    <w:rsid w:val="00A1448A"/>
    <w:rsid w:val="00A226FA"/>
    <w:rsid w:val="00A34243"/>
    <w:rsid w:val="00A36224"/>
    <w:rsid w:val="00A366AF"/>
    <w:rsid w:val="00A40971"/>
    <w:rsid w:val="00A41225"/>
    <w:rsid w:val="00A43043"/>
    <w:rsid w:val="00A50CAB"/>
    <w:rsid w:val="00A5254F"/>
    <w:rsid w:val="00A541C1"/>
    <w:rsid w:val="00A9604C"/>
    <w:rsid w:val="00AA7011"/>
    <w:rsid w:val="00AC1301"/>
    <w:rsid w:val="00AD2765"/>
    <w:rsid w:val="00AD46D1"/>
    <w:rsid w:val="00AE738A"/>
    <w:rsid w:val="00AF195A"/>
    <w:rsid w:val="00AF27A2"/>
    <w:rsid w:val="00B100E0"/>
    <w:rsid w:val="00B17EF4"/>
    <w:rsid w:val="00B20846"/>
    <w:rsid w:val="00B21948"/>
    <w:rsid w:val="00B313C1"/>
    <w:rsid w:val="00B43F40"/>
    <w:rsid w:val="00B466DB"/>
    <w:rsid w:val="00BA6F2F"/>
    <w:rsid w:val="00BC5360"/>
    <w:rsid w:val="00BF1D10"/>
    <w:rsid w:val="00C01F43"/>
    <w:rsid w:val="00C048A3"/>
    <w:rsid w:val="00C164A3"/>
    <w:rsid w:val="00C16A89"/>
    <w:rsid w:val="00C46D61"/>
    <w:rsid w:val="00C51BD7"/>
    <w:rsid w:val="00C73569"/>
    <w:rsid w:val="00C80D5B"/>
    <w:rsid w:val="00C86A94"/>
    <w:rsid w:val="00C878F5"/>
    <w:rsid w:val="00CB0949"/>
    <w:rsid w:val="00CB3A03"/>
    <w:rsid w:val="00CC4A05"/>
    <w:rsid w:val="00CE0BF9"/>
    <w:rsid w:val="00CE7155"/>
    <w:rsid w:val="00CF7294"/>
    <w:rsid w:val="00D01211"/>
    <w:rsid w:val="00D07CBF"/>
    <w:rsid w:val="00D1026B"/>
    <w:rsid w:val="00D43F45"/>
    <w:rsid w:val="00D50469"/>
    <w:rsid w:val="00D56885"/>
    <w:rsid w:val="00D618DC"/>
    <w:rsid w:val="00D625D1"/>
    <w:rsid w:val="00D772DF"/>
    <w:rsid w:val="00D871A7"/>
    <w:rsid w:val="00DB3299"/>
    <w:rsid w:val="00DB3638"/>
    <w:rsid w:val="00DB3B98"/>
    <w:rsid w:val="00DC657F"/>
    <w:rsid w:val="00DE211A"/>
    <w:rsid w:val="00DE618E"/>
    <w:rsid w:val="00DF28CD"/>
    <w:rsid w:val="00E04C76"/>
    <w:rsid w:val="00E0667E"/>
    <w:rsid w:val="00E12054"/>
    <w:rsid w:val="00E30817"/>
    <w:rsid w:val="00E33CDF"/>
    <w:rsid w:val="00E43CC5"/>
    <w:rsid w:val="00E449BA"/>
    <w:rsid w:val="00E50AC3"/>
    <w:rsid w:val="00E5294A"/>
    <w:rsid w:val="00E842F6"/>
    <w:rsid w:val="00E85F0F"/>
    <w:rsid w:val="00E901FF"/>
    <w:rsid w:val="00E92F5F"/>
    <w:rsid w:val="00EA49BA"/>
    <w:rsid w:val="00EC68D6"/>
    <w:rsid w:val="00F0268B"/>
    <w:rsid w:val="00F0393E"/>
    <w:rsid w:val="00F13D37"/>
    <w:rsid w:val="00F17B85"/>
    <w:rsid w:val="00F33EE7"/>
    <w:rsid w:val="00F57399"/>
    <w:rsid w:val="00F6039F"/>
    <w:rsid w:val="00F66B72"/>
    <w:rsid w:val="00F66DDA"/>
    <w:rsid w:val="00F702B9"/>
    <w:rsid w:val="00F728E0"/>
    <w:rsid w:val="00F73E93"/>
    <w:rsid w:val="00FB087D"/>
    <w:rsid w:val="00FB383E"/>
    <w:rsid w:val="00FD2F67"/>
    <w:rsid w:val="00FF39F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D669"/>
  <w15:chartTrackingRefBased/>
  <w15:docId w15:val="{5A4CBE0A-AF85-D24B-B3C5-F2E3D1CEB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5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1A5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1A585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1A585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A585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A5854"/>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A5854"/>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A5854"/>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A5854"/>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854"/>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rsid w:val="001A5854"/>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rsid w:val="001A5854"/>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rsid w:val="001A5854"/>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sid w:val="001A5854"/>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sid w:val="001A5854"/>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sid w:val="001A5854"/>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sid w:val="001A5854"/>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sid w:val="001A5854"/>
    <w:rPr>
      <w:rFonts w:eastAsiaTheme="majorEastAsia" w:cstheme="majorBidi"/>
      <w:color w:val="272727" w:themeColor="text1" w:themeTint="D8"/>
      <w:lang w:val="en-US"/>
    </w:rPr>
  </w:style>
  <w:style w:type="paragraph" w:styleId="Titel">
    <w:name w:val="Title"/>
    <w:basedOn w:val="Standard"/>
    <w:next w:val="Standard"/>
    <w:link w:val="TitelZchn"/>
    <w:uiPriority w:val="10"/>
    <w:qFormat/>
    <w:rsid w:val="001A5854"/>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5854"/>
    <w:rPr>
      <w:rFonts w:asciiTheme="majorHAnsi" w:eastAsiaTheme="majorEastAsia" w:hAnsiTheme="majorHAnsi" w:cstheme="majorBidi"/>
      <w:spacing w:val="-10"/>
      <w:kern w:val="28"/>
      <w:sz w:val="56"/>
      <w:szCs w:val="56"/>
      <w:lang w:val="en-US"/>
    </w:rPr>
  </w:style>
  <w:style w:type="paragraph" w:styleId="Untertitel">
    <w:name w:val="Subtitle"/>
    <w:basedOn w:val="Standard"/>
    <w:next w:val="Standard"/>
    <w:link w:val="UntertitelZchn"/>
    <w:uiPriority w:val="11"/>
    <w:qFormat/>
    <w:rsid w:val="001A5854"/>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A5854"/>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rsid w:val="001A585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1A5854"/>
    <w:rPr>
      <w:i/>
      <w:iCs/>
      <w:color w:val="404040" w:themeColor="text1" w:themeTint="BF"/>
      <w:lang w:val="en-US"/>
    </w:rPr>
  </w:style>
  <w:style w:type="paragraph" w:styleId="Listenabsatz">
    <w:name w:val="List Paragraph"/>
    <w:basedOn w:val="Standard"/>
    <w:uiPriority w:val="34"/>
    <w:qFormat/>
    <w:rsid w:val="001A5854"/>
    <w:pPr>
      <w:ind w:left="720"/>
      <w:contextualSpacing/>
    </w:pPr>
  </w:style>
  <w:style w:type="character" w:styleId="IntensiveHervorhebung">
    <w:name w:val="Intense Emphasis"/>
    <w:basedOn w:val="Absatz-Standardschriftart"/>
    <w:uiPriority w:val="21"/>
    <w:qFormat/>
    <w:rsid w:val="001A5854"/>
    <w:rPr>
      <w:i/>
      <w:iCs/>
      <w:color w:val="0F4761" w:themeColor="accent1" w:themeShade="BF"/>
    </w:rPr>
  </w:style>
  <w:style w:type="paragraph" w:styleId="IntensivesZitat">
    <w:name w:val="Intense Quote"/>
    <w:basedOn w:val="Standard"/>
    <w:next w:val="Standard"/>
    <w:link w:val="IntensivesZitatZchn"/>
    <w:uiPriority w:val="30"/>
    <w:qFormat/>
    <w:rsid w:val="001A5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A5854"/>
    <w:rPr>
      <w:i/>
      <w:iCs/>
      <w:color w:val="0F4761" w:themeColor="accent1" w:themeShade="BF"/>
      <w:lang w:val="en-US"/>
    </w:rPr>
  </w:style>
  <w:style w:type="character" w:styleId="IntensiverVerweis">
    <w:name w:val="Intense Reference"/>
    <w:basedOn w:val="Absatz-Standardschriftart"/>
    <w:uiPriority w:val="32"/>
    <w:qFormat/>
    <w:rsid w:val="001A5854"/>
    <w:rPr>
      <w:b/>
      <w:bCs/>
      <w:smallCaps/>
      <w:color w:val="0F4761" w:themeColor="accent1" w:themeShade="BF"/>
      <w:spacing w:val="5"/>
    </w:rPr>
  </w:style>
  <w:style w:type="paragraph" w:styleId="StandardWeb">
    <w:name w:val="Normal (Web)"/>
    <w:basedOn w:val="Standard"/>
    <w:uiPriority w:val="99"/>
    <w:semiHidden/>
    <w:unhideWhenUsed/>
    <w:rsid w:val="00CE0BF9"/>
    <w:pPr>
      <w:spacing w:before="100" w:beforeAutospacing="1" w:after="100" w:afterAutospacing="1"/>
    </w:pPr>
    <w:rPr>
      <w:rFonts w:ascii="Times New Roman" w:eastAsia="Times New Roman" w:hAnsi="Times New Roman" w:cs="Times New Roman"/>
      <w:kern w:val="0"/>
      <w:lang w:eastAsia="de-DE"/>
      <w14:ligatures w14:val="none"/>
    </w:rPr>
  </w:style>
  <w:style w:type="character" w:styleId="Hervorhebung">
    <w:name w:val="Emphasis"/>
    <w:basedOn w:val="Absatz-Standardschriftart"/>
    <w:uiPriority w:val="20"/>
    <w:qFormat/>
    <w:rsid w:val="00D871A7"/>
    <w:rPr>
      <w:i/>
      <w:iCs/>
    </w:rPr>
  </w:style>
  <w:style w:type="paragraph" w:styleId="Inhaltsverzeichnisberschrift">
    <w:name w:val="TOC Heading"/>
    <w:basedOn w:val="berschrift1"/>
    <w:next w:val="Standard"/>
    <w:uiPriority w:val="39"/>
    <w:unhideWhenUsed/>
    <w:qFormat/>
    <w:rsid w:val="00935D59"/>
    <w:pPr>
      <w:spacing w:before="480" w:after="0" w:line="276" w:lineRule="auto"/>
      <w:outlineLvl w:val="9"/>
    </w:pPr>
    <w:rPr>
      <w:b/>
      <w:bCs/>
      <w:kern w:val="0"/>
      <w:sz w:val="28"/>
      <w:szCs w:val="28"/>
      <w:lang w:eastAsia="de-DE"/>
      <w14:ligatures w14:val="none"/>
    </w:rPr>
  </w:style>
  <w:style w:type="paragraph" w:styleId="Verzeichnis2">
    <w:name w:val="toc 2"/>
    <w:basedOn w:val="Standard"/>
    <w:next w:val="Standard"/>
    <w:autoRedefine/>
    <w:uiPriority w:val="39"/>
    <w:unhideWhenUsed/>
    <w:rsid w:val="00145B52"/>
    <w:pPr>
      <w:tabs>
        <w:tab w:val="right" w:leader="dot" w:pos="9056"/>
      </w:tabs>
      <w:spacing w:after="0"/>
      <w:ind w:left="240"/>
    </w:pPr>
    <w:rPr>
      <w:i/>
      <w:iCs/>
      <w:sz w:val="20"/>
      <w:szCs w:val="20"/>
    </w:rPr>
  </w:style>
  <w:style w:type="paragraph" w:styleId="Verzeichnis3">
    <w:name w:val="toc 3"/>
    <w:basedOn w:val="Standard"/>
    <w:next w:val="Standard"/>
    <w:autoRedefine/>
    <w:uiPriority w:val="39"/>
    <w:unhideWhenUsed/>
    <w:rsid w:val="00935D59"/>
    <w:pPr>
      <w:spacing w:before="0" w:after="0"/>
      <w:ind w:left="480"/>
    </w:pPr>
    <w:rPr>
      <w:sz w:val="20"/>
      <w:szCs w:val="20"/>
    </w:rPr>
  </w:style>
  <w:style w:type="character" w:styleId="Hyperlink">
    <w:name w:val="Hyperlink"/>
    <w:basedOn w:val="Absatz-Standardschriftart"/>
    <w:uiPriority w:val="99"/>
    <w:unhideWhenUsed/>
    <w:rsid w:val="00935D59"/>
    <w:rPr>
      <w:color w:val="467886" w:themeColor="hyperlink"/>
      <w:u w:val="single"/>
    </w:rPr>
  </w:style>
  <w:style w:type="paragraph" w:styleId="Verzeichnis1">
    <w:name w:val="toc 1"/>
    <w:basedOn w:val="Standard"/>
    <w:next w:val="Standard"/>
    <w:autoRedefine/>
    <w:uiPriority w:val="39"/>
    <w:semiHidden/>
    <w:unhideWhenUsed/>
    <w:rsid w:val="00935D59"/>
    <w:pPr>
      <w:spacing w:before="240"/>
    </w:pPr>
    <w:rPr>
      <w:b/>
      <w:bCs/>
      <w:sz w:val="20"/>
      <w:szCs w:val="20"/>
    </w:rPr>
  </w:style>
  <w:style w:type="paragraph" w:styleId="Verzeichnis4">
    <w:name w:val="toc 4"/>
    <w:basedOn w:val="Standard"/>
    <w:next w:val="Standard"/>
    <w:autoRedefine/>
    <w:uiPriority w:val="39"/>
    <w:semiHidden/>
    <w:unhideWhenUsed/>
    <w:rsid w:val="00935D59"/>
    <w:pPr>
      <w:spacing w:before="0" w:after="0"/>
      <w:ind w:left="720"/>
    </w:pPr>
    <w:rPr>
      <w:sz w:val="20"/>
      <w:szCs w:val="20"/>
    </w:rPr>
  </w:style>
  <w:style w:type="paragraph" w:styleId="Verzeichnis5">
    <w:name w:val="toc 5"/>
    <w:basedOn w:val="Standard"/>
    <w:next w:val="Standard"/>
    <w:autoRedefine/>
    <w:uiPriority w:val="39"/>
    <w:semiHidden/>
    <w:unhideWhenUsed/>
    <w:rsid w:val="00935D59"/>
    <w:pPr>
      <w:spacing w:before="0" w:after="0"/>
      <w:ind w:left="960"/>
    </w:pPr>
    <w:rPr>
      <w:sz w:val="20"/>
      <w:szCs w:val="20"/>
    </w:rPr>
  </w:style>
  <w:style w:type="paragraph" w:styleId="Verzeichnis6">
    <w:name w:val="toc 6"/>
    <w:basedOn w:val="Standard"/>
    <w:next w:val="Standard"/>
    <w:autoRedefine/>
    <w:uiPriority w:val="39"/>
    <w:semiHidden/>
    <w:unhideWhenUsed/>
    <w:rsid w:val="00935D59"/>
    <w:pPr>
      <w:spacing w:before="0" w:after="0"/>
      <w:ind w:left="1200"/>
    </w:pPr>
    <w:rPr>
      <w:sz w:val="20"/>
      <w:szCs w:val="20"/>
    </w:rPr>
  </w:style>
  <w:style w:type="paragraph" w:styleId="Verzeichnis7">
    <w:name w:val="toc 7"/>
    <w:basedOn w:val="Standard"/>
    <w:next w:val="Standard"/>
    <w:autoRedefine/>
    <w:uiPriority w:val="39"/>
    <w:semiHidden/>
    <w:unhideWhenUsed/>
    <w:rsid w:val="00935D59"/>
    <w:pPr>
      <w:spacing w:before="0" w:after="0"/>
      <w:ind w:left="1440"/>
    </w:pPr>
    <w:rPr>
      <w:sz w:val="20"/>
      <w:szCs w:val="20"/>
    </w:rPr>
  </w:style>
  <w:style w:type="paragraph" w:styleId="Verzeichnis8">
    <w:name w:val="toc 8"/>
    <w:basedOn w:val="Standard"/>
    <w:next w:val="Standard"/>
    <w:autoRedefine/>
    <w:uiPriority w:val="39"/>
    <w:semiHidden/>
    <w:unhideWhenUsed/>
    <w:rsid w:val="00935D59"/>
    <w:pPr>
      <w:spacing w:before="0" w:after="0"/>
      <w:ind w:left="1680"/>
    </w:pPr>
    <w:rPr>
      <w:sz w:val="20"/>
      <w:szCs w:val="20"/>
    </w:rPr>
  </w:style>
  <w:style w:type="paragraph" w:styleId="Verzeichnis9">
    <w:name w:val="toc 9"/>
    <w:basedOn w:val="Standard"/>
    <w:next w:val="Standard"/>
    <w:autoRedefine/>
    <w:uiPriority w:val="39"/>
    <w:semiHidden/>
    <w:unhideWhenUsed/>
    <w:rsid w:val="00935D59"/>
    <w:pPr>
      <w:spacing w:before="0" w:after="0"/>
      <w:ind w:left="1920"/>
    </w:pPr>
    <w:rPr>
      <w:sz w:val="20"/>
      <w:szCs w:val="20"/>
    </w:rPr>
  </w:style>
  <w:style w:type="character" w:styleId="NichtaufgelsteErwhnung">
    <w:name w:val="Unresolved Mention"/>
    <w:basedOn w:val="Absatz-Standardschriftart"/>
    <w:uiPriority w:val="99"/>
    <w:semiHidden/>
    <w:unhideWhenUsed/>
    <w:rsid w:val="00D43F45"/>
    <w:rPr>
      <w:color w:val="605E5C"/>
      <w:shd w:val="clear" w:color="auto" w:fill="E1DFDD"/>
    </w:rPr>
  </w:style>
  <w:style w:type="character" w:styleId="BesuchterLink">
    <w:name w:val="FollowedHyperlink"/>
    <w:basedOn w:val="Absatz-Standardschriftart"/>
    <w:uiPriority w:val="99"/>
    <w:semiHidden/>
    <w:unhideWhenUsed/>
    <w:rsid w:val="002F519F"/>
    <w:rPr>
      <w:color w:val="96607D" w:themeColor="followedHyperlink"/>
      <w:u w:val="single"/>
    </w:rPr>
  </w:style>
  <w:style w:type="paragraph" w:styleId="berarbeitung">
    <w:name w:val="Revision"/>
    <w:hidden/>
    <w:uiPriority w:val="99"/>
    <w:semiHidden/>
    <w:rsid w:val="00F702B9"/>
    <w:pPr>
      <w:spacing w:before="0" w:after="0"/>
    </w:pPr>
  </w:style>
  <w:style w:type="character" w:styleId="Kommentarzeichen">
    <w:name w:val="annotation reference"/>
    <w:basedOn w:val="Absatz-Standardschriftart"/>
    <w:uiPriority w:val="99"/>
    <w:semiHidden/>
    <w:unhideWhenUsed/>
    <w:rsid w:val="00F702B9"/>
    <w:rPr>
      <w:sz w:val="16"/>
      <w:szCs w:val="16"/>
    </w:rPr>
  </w:style>
  <w:style w:type="paragraph" w:styleId="Kommentartext">
    <w:name w:val="annotation text"/>
    <w:basedOn w:val="Standard"/>
    <w:link w:val="KommentartextZchn"/>
    <w:uiPriority w:val="99"/>
    <w:semiHidden/>
    <w:unhideWhenUsed/>
    <w:rsid w:val="00F702B9"/>
    <w:rPr>
      <w:sz w:val="20"/>
      <w:szCs w:val="20"/>
    </w:rPr>
  </w:style>
  <w:style w:type="character" w:customStyle="1" w:styleId="KommentartextZchn">
    <w:name w:val="Kommentartext Zchn"/>
    <w:basedOn w:val="Absatz-Standardschriftart"/>
    <w:link w:val="Kommentartext"/>
    <w:uiPriority w:val="99"/>
    <w:semiHidden/>
    <w:rsid w:val="00F702B9"/>
    <w:rPr>
      <w:sz w:val="20"/>
      <w:szCs w:val="20"/>
    </w:rPr>
  </w:style>
  <w:style w:type="paragraph" w:styleId="Kommentarthema">
    <w:name w:val="annotation subject"/>
    <w:basedOn w:val="Kommentartext"/>
    <w:next w:val="Kommentartext"/>
    <w:link w:val="KommentarthemaZchn"/>
    <w:uiPriority w:val="99"/>
    <w:semiHidden/>
    <w:unhideWhenUsed/>
    <w:rsid w:val="00F702B9"/>
    <w:rPr>
      <w:b/>
      <w:bCs/>
    </w:rPr>
  </w:style>
  <w:style w:type="character" w:customStyle="1" w:styleId="KommentarthemaZchn">
    <w:name w:val="Kommentarthema Zchn"/>
    <w:basedOn w:val="KommentartextZchn"/>
    <w:link w:val="Kommentarthema"/>
    <w:uiPriority w:val="99"/>
    <w:semiHidden/>
    <w:rsid w:val="00F702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36024">
      <w:bodyDiv w:val="1"/>
      <w:marLeft w:val="0"/>
      <w:marRight w:val="0"/>
      <w:marTop w:val="0"/>
      <w:marBottom w:val="0"/>
      <w:divBdr>
        <w:top w:val="none" w:sz="0" w:space="0" w:color="auto"/>
        <w:left w:val="none" w:sz="0" w:space="0" w:color="auto"/>
        <w:bottom w:val="none" w:sz="0" w:space="0" w:color="auto"/>
        <w:right w:val="none" w:sz="0" w:space="0" w:color="auto"/>
      </w:divBdr>
    </w:div>
    <w:div w:id="1734506408">
      <w:bodyDiv w:val="1"/>
      <w:marLeft w:val="0"/>
      <w:marRight w:val="0"/>
      <w:marTop w:val="0"/>
      <w:marBottom w:val="0"/>
      <w:divBdr>
        <w:top w:val="none" w:sz="0" w:space="0" w:color="auto"/>
        <w:left w:val="none" w:sz="0" w:space="0" w:color="auto"/>
        <w:bottom w:val="none" w:sz="0" w:space="0" w:color="auto"/>
        <w:right w:val="none" w:sz="0" w:space="0" w:color="auto"/>
      </w:divBdr>
    </w:div>
    <w:div w:id="210503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tagram.com/per.starke/" TargetMode="External"/><Relationship Id="rId13" Type="http://schemas.openxmlformats.org/officeDocument/2006/relationships/hyperlink" Target="https://neurotidal.com" TargetMode="External"/><Relationship Id="rId18" Type="http://schemas.openxmlformats.org/officeDocument/2006/relationships/hyperlink" Target="https://perstarke-webdev.de/canvas/d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instagram.com/perstarke_webdev/" TargetMode="External"/><Relationship Id="rId12" Type="http://schemas.openxmlformats.org/officeDocument/2006/relationships/image" Target="media/image3.png"/><Relationship Id="rId17" Type="http://schemas.openxmlformats.org/officeDocument/2006/relationships/hyperlink" Target="https://perstarke-webdev.de/canvas" TargetMode="External"/><Relationship Id="rId2" Type="http://schemas.openxmlformats.org/officeDocument/2006/relationships/numbering" Target="numbering.xml"/><Relationship Id="rId16" Type="http://schemas.openxmlformats.org/officeDocument/2006/relationships/hyperlink" Target="https://canvas.arc42.org/"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perstarke-webdev.d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strategyzer.com/library/the-business-model-canvas"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to/per-starke-642" TargetMode="External"/><Relationship Id="rId14" Type="http://schemas.openxmlformats.org/officeDocument/2006/relationships/hyperlink" Target="https://perstarke-webdev.de/canva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5AA26-5485-0D44-89CC-3C4981459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2405</Words>
  <Characters>15155</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 Starke</dc:creator>
  <cp:keywords/>
  <dc:description/>
  <cp:lastModifiedBy>Per Starke</cp:lastModifiedBy>
  <cp:revision>8</cp:revision>
  <cp:lastPrinted>2024-03-04T00:00:00Z</cp:lastPrinted>
  <dcterms:created xsi:type="dcterms:W3CDTF">2024-03-03T23:59:00Z</dcterms:created>
  <dcterms:modified xsi:type="dcterms:W3CDTF">2024-03-04T00:09:00Z</dcterms:modified>
</cp:coreProperties>
</file>